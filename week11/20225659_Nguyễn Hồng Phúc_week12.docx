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1775C" w14:textId="727EF606" w:rsidR="006D6365" w:rsidRPr="00555534" w:rsidRDefault="006D6365" w:rsidP="006D6365">
      <w:pPr>
        <w:jc w:val="center"/>
        <w:rPr>
          <w:rFonts w:cs="Times New Roman"/>
          <w:b/>
          <w:bCs/>
          <w:sz w:val="48"/>
          <w:szCs w:val="48"/>
        </w:rPr>
      </w:pPr>
      <w:ins w:id="0" w:author="Microsoft Word" w:date="2023-12-20T07:44:00Z">
        <w:r w:rsidRPr="00555534">
          <w:rPr>
            <w:rFonts w:cs="Times New Roman"/>
            <w:b/>
            <w:bCs/>
            <w:sz w:val="48"/>
            <w:szCs w:val="48"/>
          </w:rPr>
          <w:softHyphen/>
        </w:r>
        <w:r w:rsidRPr="00555534">
          <w:rPr>
            <w:rFonts w:cs="Times New Roman"/>
            <w:b/>
            <w:bCs/>
            <w:sz w:val="48"/>
            <w:szCs w:val="48"/>
          </w:rPr>
          <w:softHyphen/>
        </w:r>
        <w:r w:rsidRPr="00555534">
          <w:rPr>
            <w:rFonts w:cs="Times New Roman"/>
            <w:b/>
            <w:bCs/>
            <w:sz w:val="48"/>
            <w:szCs w:val="48"/>
          </w:rPr>
          <w:softHyphen/>
        </w:r>
        <w:r w:rsidRPr="00555534">
          <w:rPr>
            <w:rFonts w:cs="Times New Roman"/>
            <w:b/>
            <w:bCs/>
            <w:sz w:val="48"/>
            <w:szCs w:val="48"/>
          </w:rPr>
          <w:softHyphen/>
        </w:r>
      </w:ins>
      <w:r w:rsidRPr="00555534">
        <w:rPr>
          <w:rFonts w:cs="Times New Roman"/>
          <w:b/>
          <w:bCs/>
          <w:sz w:val="48"/>
          <w:szCs w:val="48"/>
        </w:rPr>
        <w:t>Computer Architecture Lab Report Week 1</w:t>
      </w:r>
      <w:r>
        <w:rPr>
          <w:rFonts w:cs="Times New Roman"/>
          <w:b/>
          <w:bCs/>
          <w:sz w:val="48"/>
          <w:szCs w:val="48"/>
        </w:rPr>
        <w:t>2</w:t>
      </w:r>
    </w:p>
    <w:p w14:paraId="0AFCD4D3" w14:textId="77777777" w:rsidR="006D6365" w:rsidRPr="00555534" w:rsidRDefault="006D6365" w:rsidP="006D6365">
      <w:pPr>
        <w:jc w:val="center"/>
        <w:rPr>
          <w:rFonts w:cs="Times New Roman"/>
          <w:b/>
          <w:bCs/>
          <w:sz w:val="40"/>
          <w:szCs w:val="40"/>
        </w:rPr>
      </w:pPr>
      <w:r w:rsidRPr="00555534">
        <w:rPr>
          <w:rFonts w:cs="Times New Roman"/>
          <w:b/>
          <w:bCs/>
          <w:sz w:val="40"/>
          <w:szCs w:val="40"/>
        </w:rPr>
        <w:t>Full name: Nguyễn Hồng Phúc</w:t>
      </w:r>
    </w:p>
    <w:p w14:paraId="207D524F" w14:textId="77777777" w:rsidR="006D6365" w:rsidRPr="00555534" w:rsidRDefault="006D6365" w:rsidP="006D6365">
      <w:pPr>
        <w:jc w:val="center"/>
        <w:rPr>
          <w:rFonts w:cs="Times New Roman"/>
          <w:b/>
          <w:bCs/>
          <w:sz w:val="40"/>
          <w:szCs w:val="40"/>
        </w:rPr>
      </w:pPr>
      <w:r w:rsidRPr="00555534">
        <w:rPr>
          <w:rFonts w:cs="Times New Roman"/>
          <w:b/>
          <w:bCs/>
          <w:sz w:val="40"/>
          <w:szCs w:val="40"/>
        </w:rPr>
        <w:t>Student ID: 20225659</w:t>
      </w:r>
    </w:p>
    <w:p w14:paraId="3E609924" w14:textId="66AB6B27" w:rsidR="000D4711" w:rsidRDefault="000D4711" w:rsidP="000D4711">
      <w:pPr>
        <w:pStyle w:val="Heading1"/>
        <w:rPr>
          <w:rStyle w:val="fontstyle01"/>
          <w:rFonts w:ascii="Times New Roman" w:hAnsi="Times New Roman"/>
          <w:color w:val="auto"/>
          <w:sz w:val="26"/>
          <w:szCs w:val="32"/>
        </w:rPr>
      </w:pPr>
      <w:r>
        <w:rPr>
          <w:rStyle w:val="fontstyle01"/>
          <w:rFonts w:ascii="Times New Roman" w:hAnsi="Times New Roman"/>
          <w:color w:val="auto"/>
          <w:sz w:val="26"/>
          <w:szCs w:val="32"/>
        </w:rPr>
        <w:t>A. Row-major</w:t>
      </w:r>
    </w:p>
    <w:p w14:paraId="593A94FA" w14:textId="1BBC7D7F" w:rsidR="00971D70" w:rsidRPr="00971D70" w:rsidRDefault="00971D70" w:rsidP="00971D70">
      <w:r w:rsidRPr="00971D70">
        <w:rPr>
          <w:rFonts w:ascii="TimesNewRomanPS-ItalicMT" w:hAnsi="TimesNewRomanPS-ItalicMT"/>
          <w:i/>
          <w:iCs/>
          <w:color w:val="000000"/>
          <w:sz w:val="24"/>
          <w:szCs w:val="24"/>
        </w:rPr>
        <w:t xml:space="preserve">What was the final cache hit rate? </w:t>
      </w:r>
      <w:r w:rsidRPr="00971D70">
        <w:rPr>
          <w:rFonts w:ascii="TimesNewRomanPSMT" w:hAnsi="TimesNewRomanPSMT"/>
          <w:color w:val="000000"/>
          <w:sz w:val="24"/>
          <w:szCs w:val="24"/>
        </w:rPr>
        <w:t>_____________. With each miss, a block of 4</w:t>
      </w:r>
      <w:r w:rsidRPr="00971D70">
        <w:rPr>
          <w:rFonts w:ascii="TimesNewRomanPSMT" w:hAnsi="TimesNewRomanPSMT"/>
          <w:color w:val="000000"/>
        </w:rPr>
        <w:br/>
      </w:r>
      <w:r w:rsidRPr="00971D70">
        <w:rPr>
          <w:rFonts w:ascii="TimesNewRomanPSMT" w:hAnsi="TimesNewRomanPSMT"/>
          <w:color w:val="000000"/>
          <w:sz w:val="24"/>
          <w:szCs w:val="24"/>
        </w:rPr>
        <w:t>words are written into the cache. In a row-major traversal, matrix elements are</w:t>
      </w:r>
      <w:r w:rsidRPr="00971D70">
        <w:rPr>
          <w:rFonts w:ascii="TimesNewRomanPSMT" w:hAnsi="TimesNewRomanPSMT"/>
          <w:color w:val="000000"/>
        </w:rPr>
        <w:br/>
      </w:r>
      <w:r w:rsidRPr="00971D70">
        <w:rPr>
          <w:rFonts w:ascii="TimesNewRomanPSMT" w:hAnsi="TimesNewRomanPSMT"/>
          <w:color w:val="000000"/>
          <w:sz w:val="24"/>
          <w:szCs w:val="24"/>
        </w:rPr>
        <w:t>accessed in the same order they are stored in memory. Thus each cache miss is</w:t>
      </w:r>
      <w:r w:rsidRPr="00971D70">
        <w:rPr>
          <w:rFonts w:ascii="TimesNewRomanPSMT" w:hAnsi="TimesNewRomanPSMT"/>
          <w:color w:val="000000"/>
        </w:rPr>
        <w:br/>
      </w:r>
      <w:r w:rsidRPr="00971D70">
        <w:rPr>
          <w:rFonts w:ascii="TimesNewRomanPSMT" w:hAnsi="TimesNewRomanPSMT"/>
          <w:color w:val="000000"/>
          <w:sz w:val="24"/>
          <w:szCs w:val="24"/>
        </w:rPr>
        <w:t>followed by 3 hits as the next 3 elements are found in the same cache block. This is</w:t>
      </w:r>
      <w:r w:rsidRPr="00971D70">
        <w:rPr>
          <w:rFonts w:ascii="TimesNewRomanPSMT" w:hAnsi="TimesNewRomanPSMT"/>
          <w:color w:val="000000"/>
        </w:rPr>
        <w:br/>
      </w:r>
      <w:r w:rsidRPr="00971D70">
        <w:rPr>
          <w:rFonts w:ascii="TimesNewRomanPSMT" w:hAnsi="TimesNewRomanPSMT"/>
          <w:color w:val="000000"/>
          <w:sz w:val="24"/>
          <w:szCs w:val="24"/>
        </w:rPr>
        <w:t>followed by another miss when Direct Mapping maps to the next cache block, and the</w:t>
      </w:r>
      <w:r w:rsidRPr="00971D70">
        <w:rPr>
          <w:rFonts w:ascii="TimesNewRomanPSMT" w:hAnsi="TimesNewRomanPSMT"/>
          <w:color w:val="000000"/>
        </w:rPr>
        <w:br/>
      </w:r>
      <w:r w:rsidRPr="00971D70">
        <w:rPr>
          <w:rFonts w:ascii="TimesNewRomanPSMT" w:hAnsi="TimesNewRomanPSMT"/>
          <w:color w:val="000000"/>
          <w:sz w:val="24"/>
          <w:szCs w:val="24"/>
        </w:rPr>
        <w:t>patterns repeats itself. So 3 of every 4 memory accesses will be resolved in cache.</w:t>
      </w:r>
    </w:p>
    <w:p w14:paraId="1FB060FE" w14:textId="2D79111A" w:rsidR="00971D70" w:rsidRPr="00971D70" w:rsidRDefault="00971D70" w:rsidP="00971D70">
      <w:r w:rsidRPr="00971D70">
        <w:drawing>
          <wp:inline distT="0" distB="0" distL="0" distR="0" wp14:anchorId="1891E16C" wp14:editId="2A0D98CB">
            <wp:extent cx="5971540" cy="3211195"/>
            <wp:effectExtent l="0" t="0" r="0" b="825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971540" cy="3211195"/>
                    </a:xfrm>
                    <a:prstGeom prst="rect">
                      <a:avLst/>
                    </a:prstGeom>
                  </pic:spPr>
                </pic:pic>
              </a:graphicData>
            </a:graphic>
          </wp:inline>
        </w:drawing>
      </w:r>
    </w:p>
    <w:p w14:paraId="65B7FA42" w14:textId="26AFB933" w:rsidR="00EB5AB5" w:rsidRDefault="00C231A3">
      <w:pPr>
        <w:rPr>
          <w:rStyle w:val="fontstyle01"/>
        </w:rPr>
      </w:pPr>
      <w:r>
        <w:rPr>
          <w:rStyle w:val="fontstyle01"/>
        </w:rPr>
        <w:t xml:space="preserve">9. Given that explanation, </w:t>
      </w:r>
      <w:r>
        <w:rPr>
          <w:rStyle w:val="fontstyle21"/>
        </w:rPr>
        <w:t>what do you predict the hit rate will be if the block size is</w:t>
      </w:r>
      <w:r>
        <w:rPr>
          <w:rFonts w:ascii="TimesNewRomanPS-ItalicMT" w:hAnsi="TimesNewRomanPS-ItalicMT"/>
          <w:i/>
          <w:iCs/>
          <w:color w:val="000000"/>
        </w:rPr>
        <w:br/>
      </w:r>
      <w:r>
        <w:rPr>
          <w:rStyle w:val="fontstyle21"/>
        </w:rPr>
        <w:t xml:space="preserve">increased from 4 words to 8 words? </w:t>
      </w:r>
      <w:r>
        <w:rPr>
          <w:rStyle w:val="fontstyle01"/>
        </w:rPr>
        <w:t xml:space="preserve">______________. </w:t>
      </w:r>
      <w:r>
        <w:rPr>
          <w:rStyle w:val="fontstyle21"/>
        </w:rPr>
        <w:t>Decreased from 4 words to 2</w:t>
      </w:r>
      <w:r>
        <w:rPr>
          <w:rFonts w:ascii="TimesNewRomanPS-ItalicMT" w:hAnsi="TimesNewRomanPS-ItalicMT"/>
          <w:i/>
          <w:iCs/>
          <w:color w:val="000000"/>
        </w:rPr>
        <w:br/>
      </w:r>
      <w:r>
        <w:rPr>
          <w:rStyle w:val="fontstyle21"/>
        </w:rPr>
        <w:t xml:space="preserve">words? </w:t>
      </w:r>
      <w:r>
        <w:rPr>
          <w:rStyle w:val="fontstyle01"/>
        </w:rPr>
        <w:t>___________</w:t>
      </w:r>
    </w:p>
    <w:p w14:paraId="20F96552" w14:textId="77777777" w:rsidR="00C231A3" w:rsidRPr="00C231A3" w:rsidRDefault="00C231A3" w:rsidP="00C231A3">
      <w:pPr>
        <w:spacing w:before="100" w:beforeAutospacing="1" w:after="100" w:afterAutospacing="1" w:line="240" w:lineRule="auto"/>
        <w:jc w:val="left"/>
        <w:rPr>
          <w:rFonts w:eastAsia="Times New Roman" w:cs="Times New Roman"/>
          <w:sz w:val="24"/>
          <w:szCs w:val="24"/>
        </w:rPr>
      </w:pPr>
      <w:r w:rsidRPr="00C231A3">
        <w:rPr>
          <w:rFonts w:eastAsia="Times New Roman" w:cs="Times New Roman"/>
          <w:b/>
          <w:bCs/>
          <w:sz w:val="24"/>
          <w:szCs w:val="24"/>
        </w:rPr>
        <w:t>Current Scenario with 4 Words:</w:t>
      </w:r>
    </w:p>
    <w:p w14:paraId="1AB0B6F6" w14:textId="77777777" w:rsidR="00C231A3" w:rsidRPr="00C231A3" w:rsidRDefault="00C231A3" w:rsidP="00C231A3">
      <w:pPr>
        <w:numPr>
          <w:ilvl w:val="0"/>
          <w:numId w:val="1"/>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For every block (4 words), 1 miss and 3 hits.</w:t>
      </w:r>
    </w:p>
    <w:p w14:paraId="0867A960" w14:textId="073ABD56" w:rsidR="00C231A3" w:rsidRPr="00C231A3" w:rsidRDefault="00C231A3" w:rsidP="00C231A3">
      <w:pPr>
        <w:numPr>
          <w:ilvl w:val="0"/>
          <w:numId w:val="1"/>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Hit rate</w:t>
      </w:r>
      <w:r>
        <w:rPr>
          <w:rFonts w:eastAsia="Times New Roman" w:cs="Times New Roman"/>
          <w:sz w:val="24"/>
          <w:szCs w:val="24"/>
        </w:rPr>
        <w:t>: 3/4</w:t>
      </w:r>
      <w:r w:rsidRPr="00C231A3">
        <w:rPr>
          <w:rFonts w:eastAsia="Times New Roman" w:cs="Times New Roman"/>
          <w:sz w:val="24"/>
          <w:szCs w:val="24"/>
        </w:rPr>
        <w:t>​ or 75%.</w:t>
      </w:r>
    </w:p>
    <w:p w14:paraId="0BD98F96" w14:textId="77777777" w:rsidR="00C231A3" w:rsidRPr="00C231A3" w:rsidRDefault="00C231A3" w:rsidP="00C231A3">
      <w:pPr>
        <w:spacing w:before="100" w:beforeAutospacing="1" w:after="100" w:afterAutospacing="1" w:line="240" w:lineRule="auto"/>
        <w:jc w:val="left"/>
        <w:rPr>
          <w:rFonts w:eastAsia="Times New Roman" w:cs="Times New Roman"/>
          <w:sz w:val="24"/>
          <w:szCs w:val="24"/>
        </w:rPr>
      </w:pPr>
      <w:r w:rsidRPr="00C231A3">
        <w:rPr>
          <w:rFonts w:eastAsia="Times New Roman" w:cs="Times New Roman"/>
          <w:b/>
          <w:bCs/>
          <w:sz w:val="24"/>
          <w:szCs w:val="24"/>
        </w:rPr>
        <w:lastRenderedPageBreak/>
        <w:t>New Scenario with 8 Words:</w:t>
      </w:r>
    </w:p>
    <w:p w14:paraId="34661A73" w14:textId="77777777" w:rsidR="00C231A3" w:rsidRPr="00C231A3" w:rsidRDefault="00C231A3" w:rsidP="00C231A3">
      <w:pPr>
        <w:numPr>
          <w:ilvl w:val="0"/>
          <w:numId w:val="2"/>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For every block (8 words), 1 miss and 7 hits.</w:t>
      </w:r>
    </w:p>
    <w:p w14:paraId="4C118704" w14:textId="77777777" w:rsidR="00C231A3" w:rsidRPr="00C231A3" w:rsidRDefault="00C231A3" w:rsidP="00C231A3">
      <w:pPr>
        <w:numPr>
          <w:ilvl w:val="0"/>
          <w:numId w:val="2"/>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Let's break it down: The first access to a new block (8 words) causes a miss. The next 7 accesses are hits because they are within the same block.</w:t>
      </w:r>
    </w:p>
    <w:p w14:paraId="57758B1B" w14:textId="77777777" w:rsidR="00C231A3" w:rsidRPr="00C231A3" w:rsidRDefault="00C231A3" w:rsidP="00C231A3">
      <w:pPr>
        <w:numPr>
          <w:ilvl w:val="0"/>
          <w:numId w:val="2"/>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Hit rate calculation:</w:t>
      </w:r>
    </w:p>
    <w:p w14:paraId="53665ECD" w14:textId="77777777" w:rsidR="00C231A3" w:rsidRPr="00C231A3" w:rsidRDefault="00C231A3" w:rsidP="00C231A3">
      <w:pPr>
        <w:numPr>
          <w:ilvl w:val="1"/>
          <w:numId w:val="2"/>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Total accesses per block = 8.</w:t>
      </w:r>
    </w:p>
    <w:p w14:paraId="194FD011" w14:textId="77777777" w:rsidR="00C231A3" w:rsidRPr="00C231A3" w:rsidRDefault="00C231A3" w:rsidP="00C231A3">
      <w:pPr>
        <w:numPr>
          <w:ilvl w:val="1"/>
          <w:numId w:val="2"/>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Misses per block = 1.</w:t>
      </w:r>
    </w:p>
    <w:p w14:paraId="25EDDDBD" w14:textId="77777777" w:rsidR="00C231A3" w:rsidRPr="00C231A3" w:rsidRDefault="00C231A3" w:rsidP="00C231A3">
      <w:pPr>
        <w:numPr>
          <w:ilvl w:val="1"/>
          <w:numId w:val="2"/>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Hits per block = 7.</w:t>
      </w:r>
    </w:p>
    <w:p w14:paraId="31607307" w14:textId="5378B82E" w:rsidR="00C231A3" w:rsidRPr="00C231A3" w:rsidRDefault="00C231A3" w:rsidP="00C231A3">
      <w:pPr>
        <w:numPr>
          <w:ilvl w:val="1"/>
          <w:numId w:val="2"/>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 xml:space="preserve">Hit rate = </w:t>
      </w:r>
      <w:r>
        <w:rPr>
          <w:rFonts w:eastAsia="Times New Roman" w:cs="Times New Roman"/>
          <w:sz w:val="24"/>
          <w:szCs w:val="24"/>
        </w:rPr>
        <w:t>7/8</w:t>
      </w:r>
      <w:r w:rsidRPr="00C231A3">
        <w:rPr>
          <w:rFonts w:eastAsia="Times New Roman" w:cs="Times New Roman"/>
          <w:sz w:val="24"/>
          <w:szCs w:val="24"/>
        </w:rPr>
        <w:t xml:space="preserve"> or 87.5%.</w:t>
      </w:r>
    </w:p>
    <w:p w14:paraId="5C29A570" w14:textId="77777777" w:rsidR="00C231A3" w:rsidRPr="00C231A3" w:rsidRDefault="00C231A3" w:rsidP="00C231A3">
      <w:pPr>
        <w:spacing w:before="100" w:beforeAutospacing="1" w:after="100" w:afterAutospacing="1" w:line="240" w:lineRule="auto"/>
        <w:jc w:val="left"/>
        <w:outlineLvl w:val="2"/>
        <w:rPr>
          <w:rFonts w:eastAsia="Times New Roman" w:cs="Times New Roman"/>
          <w:b/>
          <w:bCs/>
          <w:sz w:val="27"/>
          <w:szCs w:val="27"/>
        </w:rPr>
      </w:pPr>
      <w:r w:rsidRPr="00C231A3">
        <w:rPr>
          <w:rFonts w:eastAsia="Times New Roman" w:cs="Times New Roman"/>
          <w:b/>
          <w:bCs/>
          <w:sz w:val="27"/>
          <w:szCs w:val="27"/>
        </w:rPr>
        <w:t>Decreasing Block Size from 4 Words to 2 Words</w:t>
      </w:r>
    </w:p>
    <w:p w14:paraId="44BCA7FB" w14:textId="77777777" w:rsidR="00C231A3" w:rsidRPr="00C231A3" w:rsidRDefault="00C231A3" w:rsidP="00C231A3">
      <w:pPr>
        <w:spacing w:before="100" w:beforeAutospacing="1" w:after="100" w:afterAutospacing="1" w:line="240" w:lineRule="auto"/>
        <w:jc w:val="left"/>
        <w:rPr>
          <w:rFonts w:eastAsia="Times New Roman" w:cs="Times New Roman"/>
          <w:sz w:val="24"/>
          <w:szCs w:val="24"/>
        </w:rPr>
      </w:pPr>
      <w:r w:rsidRPr="00C231A3">
        <w:rPr>
          <w:rFonts w:eastAsia="Times New Roman" w:cs="Times New Roman"/>
          <w:b/>
          <w:bCs/>
          <w:sz w:val="24"/>
          <w:szCs w:val="24"/>
        </w:rPr>
        <w:t>New Scenario with 2 Words:</w:t>
      </w:r>
    </w:p>
    <w:p w14:paraId="14853069" w14:textId="77777777" w:rsidR="00C231A3" w:rsidRPr="00C231A3" w:rsidRDefault="00C231A3" w:rsidP="00C231A3">
      <w:pPr>
        <w:numPr>
          <w:ilvl w:val="0"/>
          <w:numId w:val="3"/>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For every block (2 words), 1 miss and 1 hit.</w:t>
      </w:r>
    </w:p>
    <w:p w14:paraId="549EF905" w14:textId="77777777" w:rsidR="00C231A3" w:rsidRPr="00C231A3" w:rsidRDefault="00C231A3" w:rsidP="00C231A3">
      <w:pPr>
        <w:numPr>
          <w:ilvl w:val="0"/>
          <w:numId w:val="3"/>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Let's break it down: The first access to a new block (2 words) causes a miss. The next access is a hit because it is within the same block.</w:t>
      </w:r>
    </w:p>
    <w:p w14:paraId="71C41C97" w14:textId="77777777" w:rsidR="00C231A3" w:rsidRPr="00C231A3" w:rsidRDefault="00C231A3" w:rsidP="00C231A3">
      <w:pPr>
        <w:numPr>
          <w:ilvl w:val="0"/>
          <w:numId w:val="3"/>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Hit rate calculation:</w:t>
      </w:r>
    </w:p>
    <w:p w14:paraId="0B89BCA7" w14:textId="77777777" w:rsidR="00C231A3" w:rsidRPr="00C231A3" w:rsidRDefault="00C231A3" w:rsidP="00C231A3">
      <w:pPr>
        <w:numPr>
          <w:ilvl w:val="1"/>
          <w:numId w:val="3"/>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Total accesses per block = 2.</w:t>
      </w:r>
    </w:p>
    <w:p w14:paraId="3E170672" w14:textId="77777777" w:rsidR="00C231A3" w:rsidRPr="00C231A3" w:rsidRDefault="00C231A3" w:rsidP="00C231A3">
      <w:pPr>
        <w:numPr>
          <w:ilvl w:val="1"/>
          <w:numId w:val="3"/>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Misses per block = 1.</w:t>
      </w:r>
    </w:p>
    <w:p w14:paraId="145F0A99" w14:textId="77777777" w:rsidR="00C231A3" w:rsidRPr="00C231A3" w:rsidRDefault="00C231A3" w:rsidP="00C231A3">
      <w:pPr>
        <w:numPr>
          <w:ilvl w:val="1"/>
          <w:numId w:val="3"/>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Hits per block = 1.</w:t>
      </w:r>
    </w:p>
    <w:p w14:paraId="1D26587D" w14:textId="66588830" w:rsidR="00C231A3" w:rsidRPr="00C231A3" w:rsidRDefault="00C231A3" w:rsidP="00C231A3">
      <w:pPr>
        <w:numPr>
          <w:ilvl w:val="1"/>
          <w:numId w:val="3"/>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sz w:val="24"/>
          <w:szCs w:val="24"/>
        </w:rPr>
        <w:t xml:space="preserve">Hit rate = </w:t>
      </w:r>
      <w:r>
        <w:rPr>
          <w:rFonts w:eastAsia="Times New Roman" w:cs="Times New Roman"/>
          <w:sz w:val="24"/>
          <w:szCs w:val="24"/>
        </w:rPr>
        <w:t>1/2</w:t>
      </w:r>
      <w:r w:rsidRPr="00C231A3">
        <w:rPr>
          <w:rFonts w:eastAsia="Times New Roman" w:cs="Times New Roman"/>
          <w:sz w:val="24"/>
          <w:szCs w:val="24"/>
        </w:rPr>
        <w:t>​ or 50%.</w:t>
      </w:r>
    </w:p>
    <w:p w14:paraId="631D8322" w14:textId="77777777" w:rsidR="00C231A3" w:rsidRPr="00C231A3" w:rsidRDefault="00C231A3" w:rsidP="00C231A3">
      <w:pPr>
        <w:spacing w:before="100" w:beforeAutospacing="1" w:after="100" w:afterAutospacing="1" w:line="240" w:lineRule="auto"/>
        <w:jc w:val="left"/>
        <w:outlineLvl w:val="2"/>
        <w:rPr>
          <w:rFonts w:eastAsia="Times New Roman" w:cs="Times New Roman"/>
          <w:b/>
          <w:bCs/>
          <w:sz w:val="27"/>
          <w:szCs w:val="27"/>
        </w:rPr>
      </w:pPr>
      <w:r w:rsidRPr="00C231A3">
        <w:rPr>
          <w:rFonts w:eastAsia="Times New Roman" w:cs="Times New Roman"/>
          <w:b/>
          <w:bCs/>
          <w:sz w:val="27"/>
          <w:szCs w:val="27"/>
        </w:rPr>
        <w:t>Summary</w:t>
      </w:r>
    </w:p>
    <w:p w14:paraId="7E3C9361" w14:textId="117DEB47" w:rsidR="00C231A3" w:rsidRDefault="00C231A3" w:rsidP="00C231A3">
      <w:pPr>
        <w:numPr>
          <w:ilvl w:val="0"/>
          <w:numId w:val="4"/>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b/>
          <w:bCs/>
          <w:sz w:val="24"/>
          <w:szCs w:val="24"/>
        </w:rPr>
        <w:t>Hit rate with block size of 8 words:</w:t>
      </w:r>
      <w:r w:rsidRPr="00C231A3">
        <w:rPr>
          <w:rFonts w:eastAsia="Times New Roman" w:cs="Times New Roman"/>
          <w:sz w:val="24"/>
          <w:szCs w:val="24"/>
        </w:rPr>
        <w:t xml:space="preserve"> 87.5%.</w:t>
      </w:r>
    </w:p>
    <w:p w14:paraId="26B7C70E" w14:textId="5B84FD48" w:rsidR="00971D70" w:rsidRDefault="00971D70" w:rsidP="00971D70">
      <w:pPr>
        <w:spacing w:before="100" w:beforeAutospacing="1" w:after="100" w:afterAutospacing="1" w:line="240" w:lineRule="auto"/>
        <w:ind w:left="720"/>
        <w:jc w:val="left"/>
        <w:rPr>
          <w:rFonts w:eastAsia="Times New Roman" w:cs="Times New Roman"/>
          <w:sz w:val="24"/>
          <w:szCs w:val="24"/>
        </w:rPr>
      </w:pPr>
      <w:r w:rsidRPr="00971D70">
        <w:rPr>
          <w:rFonts w:eastAsia="Times New Roman" w:cs="Times New Roman"/>
          <w:sz w:val="24"/>
          <w:szCs w:val="24"/>
        </w:rPr>
        <w:drawing>
          <wp:inline distT="0" distB="0" distL="0" distR="0" wp14:anchorId="43F61A70" wp14:editId="72416FA6">
            <wp:extent cx="5250256" cy="2727297"/>
            <wp:effectExtent l="0" t="0" r="762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259522" cy="2732110"/>
                    </a:xfrm>
                    <a:prstGeom prst="rect">
                      <a:avLst/>
                    </a:prstGeom>
                  </pic:spPr>
                </pic:pic>
              </a:graphicData>
            </a:graphic>
          </wp:inline>
        </w:drawing>
      </w:r>
    </w:p>
    <w:p w14:paraId="17F5A1AE" w14:textId="4548409D" w:rsidR="00475606" w:rsidRDefault="00475606" w:rsidP="00971D70">
      <w:pPr>
        <w:spacing w:before="100" w:beforeAutospacing="1" w:after="100" w:afterAutospacing="1" w:line="240" w:lineRule="auto"/>
        <w:ind w:left="720"/>
        <w:jc w:val="left"/>
        <w:rPr>
          <w:rFonts w:eastAsia="Times New Roman" w:cs="Times New Roman"/>
          <w:sz w:val="24"/>
          <w:szCs w:val="24"/>
        </w:rPr>
      </w:pPr>
    </w:p>
    <w:p w14:paraId="7FE3ADE8" w14:textId="5C93AC8B" w:rsidR="00475606" w:rsidRDefault="00475606" w:rsidP="00971D70">
      <w:pPr>
        <w:spacing w:before="100" w:beforeAutospacing="1" w:after="100" w:afterAutospacing="1" w:line="240" w:lineRule="auto"/>
        <w:ind w:left="720"/>
        <w:jc w:val="left"/>
        <w:rPr>
          <w:rFonts w:eastAsia="Times New Roman" w:cs="Times New Roman"/>
          <w:sz w:val="24"/>
          <w:szCs w:val="24"/>
        </w:rPr>
      </w:pPr>
    </w:p>
    <w:p w14:paraId="284F35BA" w14:textId="77777777" w:rsidR="00475606" w:rsidRPr="00C231A3" w:rsidRDefault="00475606" w:rsidP="00971D70">
      <w:pPr>
        <w:spacing w:before="100" w:beforeAutospacing="1" w:after="100" w:afterAutospacing="1" w:line="240" w:lineRule="auto"/>
        <w:ind w:left="720"/>
        <w:jc w:val="left"/>
        <w:rPr>
          <w:rFonts w:eastAsia="Times New Roman" w:cs="Times New Roman"/>
          <w:sz w:val="24"/>
          <w:szCs w:val="24"/>
        </w:rPr>
      </w:pPr>
    </w:p>
    <w:p w14:paraId="74EEDCE2" w14:textId="01CCE343" w:rsidR="00C231A3" w:rsidRDefault="00C231A3" w:rsidP="00C231A3">
      <w:pPr>
        <w:numPr>
          <w:ilvl w:val="0"/>
          <w:numId w:val="4"/>
        </w:numPr>
        <w:spacing w:before="100" w:beforeAutospacing="1" w:after="100" w:afterAutospacing="1" w:line="240" w:lineRule="auto"/>
        <w:jc w:val="left"/>
        <w:rPr>
          <w:rFonts w:eastAsia="Times New Roman" w:cs="Times New Roman"/>
          <w:sz w:val="24"/>
          <w:szCs w:val="24"/>
        </w:rPr>
      </w:pPr>
      <w:r w:rsidRPr="00C231A3">
        <w:rPr>
          <w:rFonts w:eastAsia="Times New Roman" w:cs="Times New Roman"/>
          <w:b/>
          <w:bCs/>
          <w:sz w:val="24"/>
          <w:szCs w:val="24"/>
        </w:rPr>
        <w:t>Hit rate with block size of 2 words:</w:t>
      </w:r>
      <w:r w:rsidRPr="00C231A3">
        <w:rPr>
          <w:rFonts w:eastAsia="Times New Roman" w:cs="Times New Roman"/>
          <w:sz w:val="24"/>
          <w:szCs w:val="24"/>
        </w:rPr>
        <w:t xml:space="preserve"> 50%.</w:t>
      </w:r>
    </w:p>
    <w:p w14:paraId="2C3727C8" w14:textId="1B919B67" w:rsidR="00475606" w:rsidRDefault="00475606" w:rsidP="00475606">
      <w:pPr>
        <w:spacing w:before="100" w:beforeAutospacing="1" w:after="100" w:afterAutospacing="1" w:line="240" w:lineRule="auto"/>
        <w:ind w:left="720"/>
        <w:jc w:val="left"/>
        <w:rPr>
          <w:rFonts w:eastAsia="Times New Roman" w:cs="Times New Roman"/>
          <w:sz w:val="24"/>
          <w:szCs w:val="24"/>
        </w:rPr>
      </w:pPr>
      <w:r w:rsidRPr="00475606">
        <w:rPr>
          <w:rFonts w:eastAsia="Times New Roman" w:cs="Times New Roman"/>
          <w:sz w:val="24"/>
          <w:szCs w:val="24"/>
        </w:rPr>
        <w:drawing>
          <wp:inline distT="0" distB="0" distL="0" distR="0" wp14:anchorId="3C036C6D" wp14:editId="7F3D99EB">
            <wp:extent cx="5558671" cy="2886324"/>
            <wp:effectExtent l="0" t="0" r="444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565583" cy="2889913"/>
                    </a:xfrm>
                    <a:prstGeom prst="rect">
                      <a:avLst/>
                    </a:prstGeom>
                  </pic:spPr>
                </pic:pic>
              </a:graphicData>
            </a:graphic>
          </wp:inline>
        </w:drawing>
      </w:r>
    </w:p>
    <w:p w14:paraId="71CCDE9C" w14:textId="77777777" w:rsidR="00475606" w:rsidRDefault="00475606" w:rsidP="00475606">
      <w:pPr>
        <w:spacing w:before="100" w:beforeAutospacing="1" w:after="100" w:afterAutospacing="1" w:line="240" w:lineRule="auto"/>
        <w:jc w:val="left"/>
        <w:rPr>
          <w:rFonts w:eastAsia="Times New Roman" w:cs="Times New Roman"/>
          <w:sz w:val="24"/>
          <w:szCs w:val="24"/>
        </w:rPr>
      </w:pPr>
    </w:p>
    <w:p w14:paraId="40614254" w14:textId="4C9FE950" w:rsidR="00C231A3" w:rsidRDefault="000D4711" w:rsidP="000D4711">
      <w:pPr>
        <w:pStyle w:val="Heading1"/>
      </w:pPr>
      <w:r>
        <w:t>B. Column-major</w:t>
      </w:r>
    </w:p>
    <w:p w14:paraId="2DC6845F" w14:textId="1E530D27" w:rsidR="00792A14" w:rsidRPr="00792A14" w:rsidRDefault="00792A14" w:rsidP="00792A14">
      <w:r w:rsidRPr="00792A14">
        <w:rPr>
          <w:rFonts w:ascii="TimesNewRomanPS-ItalicMT" w:hAnsi="TimesNewRomanPS-ItalicMT"/>
          <w:i/>
          <w:iCs/>
          <w:color w:val="000000"/>
          <w:sz w:val="24"/>
          <w:szCs w:val="24"/>
        </w:rPr>
        <w:t xml:space="preserve">What was the cache performance for this program? </w:t>
      </w:r>
      <w:r w:rsidRPr="00792A14">
        <w:rPr>
          <w:rFonts w:ascii="TimesNewRomanPSMT" w:hAnsi="TimesNewRomanPSMT"/>
          <w:color w:val="000000"/>
          <w:sz w:val="24"/>
          <w:szCs w:val="24"/>
        </w:rPr>
        <w:t>____________. The problem is</w:t>
      </w:r>
      <w:r w:rsidRPr="00792A14">
        <w:rPr>
          <w:rFonts w:ascii="TimesNewRomanPSMT" w:hAnsi="TimesNewRomanPSMT"/>
          <w:color w:val="000000"/>
        </w:rPr>
        <w:br/>
      </w:r>
      <w:r w:rsidRPr="00792A14">
        <w:rPr>
          <w:rFonts w:ascii="TimesNewRomanPSMT" w:hAnsi="TimesNewRomanPSMT"/>
          <w:color w:val="000000"/>
          <w:sz w:val="24"/>
          <w:szCs w:val="24"/>
        </w:rPr>
        <w:t>the memory locations are now accessed not sequentially as before, but each access is</w:t>
      </w:r>
      <w:r w:rsidRPr="00792A14">
        <w:rPr>
          <w:rFonts w:ascii="TimesNewRomanPSMT" w:hAnsi="TimesNewRomanPSMT"/>
          <w:color w:val="000000"/>
        </w:rPr>
        <w:br/>
      </w:r>
      <w:r w:rsidRPr="00792A14">
        <w:rPr>
          <w:rFonts w:ascii="TimesNewRomanPSMT" w:hAnsi="TimesNewRomanPSMT"/>
          <w:color w:val="000000"/>
          <w:sz w:val="24"/>
          <w:szCs w:val="24"/>
        </w:rPr>
        <w:t>16 words beyond the previous one (circularly). With the settings we've used, no two</w:t>
      </w:r>
      <w:r w:rsidRPr="00792A14">
        <w:rPr>
          <w:rFonts w:ascii="TimesNewRomanPSMT" w:hAnsi="TimesNewRomanPSMT"/>
          <w:color w:val="000000"/>
        </w:rPr>
        <w:br/>
      </w:r>
      <w:r w:rsidRPr="00792A14">
        <w:rPr>
          <w:rFonts w:ascii="TimesNewRomanPSMT" w:hAnsi="TimesNewRomanPSMT"/>
          <w:color w:val="000000"/>
          <w:sz w:val="24"/>
          <w:szCs w:val="24"/>
        </w:rPr>
        <w:t>consecutive memory accesses occur in the same block so every access is a miss.</w:t>
      </w:r>
    </w:p>
    <w:p w14:paraId="439F2205" w14:textId="77777777" w:rsidR="00792A14" w:rsidRDefault="00792A14" w:rsidP="00792A14">
      <w:pPr>
        <w:pStyle w:val="Heading3"/>
        <w:rPr>
          <w:sz w:val="27"/>
        </w:rPr>
      </w:pPr>
      <w:r>
        <w:t>Cache Behavior in Column-Major Order</w:t>
      </w:r>
    </w:p>
    <w:p w14:paraId="4AE8FC7F" w14:textId="77777777" w:rsidR="00792A14" w:rsidRDefault="00792A14" w:rsidP="00792A14">
      <w:pPr>
        <w:pStyle w:val="NormalWeb"/>
      </w:pPr>
      <w:r>
        <w:t>Given the column-major traversal:</w:t>
      </w:r>
    </w:p>
    <w:p w14:paraId="672B7671" w14:textId="77777777" w:rsidR="00792A14" w:rsidRDefault="00792A14" w:rsidP="00792A14">
      <w:pPr>
        <w:numPr>
          <w:ilvl w:val="0"/>
          <w:numId w:val="6"/>
        </w:numPr>
        <w:spacing w:before="100" w:beforeAutospacing="1" w:after="100" w:afterAutospacing="1" w:line="240" w:lineRule="auto"/>
        <w:jc w:val="left"/>
      </w:pPr>
      <w:r>
        <w:t>For (col = 0; col &lt; 16; col++)</w:t>
      </w:r>
    </w:p>
    <w:p w14:paraId="096BB2E2" w14:textId="77777777" w:rsidR="00792A14" w:rsidRDefault="00792A14" w:rsidP="00792A14">
      <w:pPr>
        <w:numPr>
          <w:ilvl w:val="1"/>
          <w:numId w:val="6"/>
        </w:numPr>
        <w:spacing w:before="100" w:beforeAutospacing="1" w:after="100" w:afterAutospacing="1" w:line="240" w:lineRule="auto"/>
        <w:jc w:val="left"/>
      </w:pPr>
      <w:r>
        <w:t>For (row = 0; row &lt; 16; row++)</w:t>
      </w:r>
    </w:p>
    <w:p w14:paraId="03BA35D0" w14:textId="77777777" w:rsidR="00792A14" w:rsidRDefault="00792A14" w:rsidP="00792A14">
      <w:pPr>
        <w:numPr>
          <w:ilvl w:val="2"/>
          <w:numId w:val="6"/>
        </w:numPr>
        <w:spacing w:before="100" w:beforeAutospacing="1" w:after="100" w:afterAutospacing="1" w:line="240" w:lineRule="auto"/>
        <w:jc w:val="left"/>
      </w:pPr>
      <w:r>
        <w:rPr>
          <w:rStyle w:val="HTMLCode"/>
          <w:rFonts w:eastAsiaTheme="majorEastAsia"/>
        </w:rPr>
        <w:t>data[row][col] = value++;</w:t>
      </w:r>
    </w:p>
    <w:p w14:paraId="19AF1866" w14:textId="77777777" w:rsidR="00792A14" w:rsidRDefault="00792A14" w:rsidP="00792A14">
      <w:pPr>
        <w:pStyle w:val="Heading3"/>
      </w:pPr>
      <w:r>
        <w:t>Memory Access Pattern</w:t>
      </w:r>
    </w:p>
    <w:p w14:paraId="6D47BE7E" w14:textId="77777777" w:rsidR="00792A14" w:rsidRDefault="00792A14" w:rsidP="00792A14">
      <w:pPr>
        <w:numPr>
          <w:ilvl w:val="0"/>
          <w:numId w:val="7"/>
        </w:numPr>
        <w:spacing w:before="100" w:beforeAutospacing="1" w:after="100" w:afterAutospacing="1" w:line="240" w:lineRule="auto"/>
        <w:jc w:val="left"/>
      </w:pPr>
      <w:r>
        <w:t>The matrix is stored in a linear array in memory, with each row of 16 integers stored consecutively.</w:t>
      </w:r>
    </w:p>
    <w:p w14:paraId="7463E5E0" w14:textId="77777777" w:rsidR="00792A14" w:rsidRDefault="00792A14" w:rsidP="00792A14">
      <w:pPr>
        <w:numPr>
          <w:ilvl w:val="0"/>
          <w:numId w:val="7"/>
        </w:numPr>
        <w:spacing w:before="100" w:beforeAutospacing="1" w:after="100" w:afterAutospacing="1" w:line="240" w:lineRule="auto"/>
        <w:jc w:val="left"/>
      </w:pPr>
      <w:r>
        <w:t xml:space="preserve">Accesses to </w:t>
      </w:r>
      <w:r>
        <w:rPr>
          <w:rStyle w:val="HTMLCode"/>
          <w:rFonts w:eastAsiaTheme="majorEastAsia"/>
        </w:rPr>
        <w:t>data[row][col]</w:t>
      </w:r>
      <w:r>
        <w:t xml:space="preserve"> in column-major order result in jumps of 16 words (integers) between consecutive accesses.</w:t>
      </w:r>
    </w:p>
    <w:p w14:paraId="3776B730" w14:textId="77777777" w:rsidR="00792A14" w:rsidRDefault="00792A14" w:rsidP="00792A14">
      <w:pPr>
        <w:numPr>
          <w:ilvl w:val="0"/>
          <w:numId w:val="7"/>
        </w:numPr>
        <w:spacing w:before="100" w:beforeAutospacing="1" w:after="100" w:afterAutospacing="1" w:line="240" w:lineRule="auto"/>
        <w:jc w:val="left"/>
      </w:pPr>
      <w:r>
        <w:t xml:space="preserve">For example, accessing </w:t>
      </w:r>
      <w:r>
        <w:rPr>
          <w:rStyle w:val="HTMLCode"/>
          <w:rFonts w:eastAsiaTheme="majorEastAsia"/>
        </w:rPr>
        <w:t>data[0][0]</w:t>
      </w:r>
      <w:r>
        <w:t xml:space="preserve"> is followed by accessing </w:t>
      </w:r>
      <w:r>
        <w:rPr>
          <w:rStyle w:val="HTMLCode"/>
          <w:rFonts w:eastAsiaTheme="majorEastAsia"/>
        </w:rPr>
        <w:t>data[1][0]</w:t>
      </w:r>
      <w:r>
        <w:t>, which is 16 integers away in memory, and so on.</w:t>
      </w:r>
    </w:p>
    <w:p w14:paraId="605E8D2B" w14:textId="77777777" w:rsidR="00792A14" w:rsidRDefault="00792A14" w:rsidP="00792A14">
      <w:pPr>
        <w:pStyle w:val="Heading3"/>
      </w:pPr>
      <w:r>
        <w:lastRenderedPageBreak/>
        <w:t>Cache Performance Analysis</w:t>
      </w:r>
    </w:p>
    <w:p w14:paraId="265A9792" w14:textId="77777777" w:rsidR="00792A14" w:rsidRDefault="00792A14" w:rsidP="00792A14">
      <w:pPr>
        <w:pStyle w:val="NormalWeb"/>
      </w:pPr>
      <w:r>
        <w:t>Assume each cache block holds 4 words (integers), and we are using a direct-mapped cache:</w:t>
      </w:r>
    </w:p>
    <w:p w14:paraId="7C75738F" w14:textId="77777777" w:rsidR="00792A14" w:rsidRDefault="00792A14" w:rsidP="00792A14">
      <w:pPr>
        <w:pStyle w:val="NormalWeb"/>
        <w:numPr>
          <w:ilvl w:val="0"/>
          <w:numId w:val="8"/>
        </w:numPr>
      </w:pPr>
      <w:r>
        <w:rPr>
          <w:rStyle w:val="Strong"/>
        </w:rPr>
        <w:t>Initial Setup</w:t>
      </w:r>
      <w:r>
        <w:t>:</w:t>
      </w:r>
    </w:p>
    <w:p w14:paraId="40DF25A4" w14:textId="77777777" w:rsidR="00792A14" w:rsidRDefault="00792A14" w:rsidP="00792A14">
      <w:pPr>
        <w:numPr>
          <w:ilvl w:val="1"/>
          <w:numId w:val="8"/>
        </w:numPr>
        <w:spacing w:before="100" w:beforeAutospacing="1" w:after="100" w:afterAutospacing="1" w:line="240" w:lineRule="auto"/>
        <w:jc w:val="left"/>
      </w:pPr>
      <w:r>
        <w:t xml:space="preserve">For each column access, starting with </w:t>
      </w:r>
      <w:r>
        <w:rPr>
          <w:rStyle w:val="HTMLCode"/>
          <w:rFonts w:eastAsiaTheme="majorEastAsia"/>
        </w:rPr>
        <w:t>data[0][0]</w:t>
      </w:r>
      <w:r>
        <w:t xml:space="preserve">, the cache misses and loads the block containing </w:t>
      </w:r>
      <w:r>
        <w:rPr>
          <w:rStyle w:val="HTMLCode"/>
          <w:rFonts w:eastAsiaTheme="majorEastAsia"/>
        </w:rPr>
        <w:t>data[0][0]</w:t>
      </w:r>
      <w:r>
        <w:t xml:space="preserve">, </w:t>
      </w:r>
      <w:r>
        <w:rPr>
          <w:rStyle w:val="HTMLCode"/>
          <w:rFonts w:eastAsiaTheme="majorEastAsia"/>
        </w:rPr>
        <w:t>data[0][1]</w:t>
      </w:r>
      <w:r>
        <w:t xml:space="preserve">, </w:t>
      </w:r>
      <w:r>
        <w:rPr>
          <w:rStyle w:val="HTMLCode"/>
          <w:rFonts w:eastAsiaTheme="majorEastAsia"/>
        </w:rPr>
        <w:t>data[0][2]</w:t>
      </w:r>
      <w:r>
        <w:t xml:space="preserve">, and </w:t>
      </w:r>
      <w:r>
        <w:rPr>
          <w:rStyle w:val="HTMLCode"/>
          <w:rFonts w:eastAsiaTheme="majorEastAsia"/>
        </w:rPr>
        <w:t>data[0][3]</w:t>
      </w:r>
      <w:r>
        <w:t>.</w:t>
      </w:r>
    </w:p>
    <w:p w14:paraId="4BB3E59C" w14:textId="77777777" w:rsidR="00792A14" w:rsidRDefault="00792A14" w:rsidP="00792A14">
      <w:pPr>
        <w:pStyle w:val="NormalWeb"/>
        <w:numPr>
          <w:ilvl w:val="0"/>
          <w:numId w:val="8"/>
        </w:numPr>
      </w:pPr>
      <w:r>
        <w:rPr>
          <w:rStyle w:val="Strong"/>
        </w:rPr>
        <w:t>Subsequent Accesses</w:t>
      </w:r>
      <w:r>
        <w:t>:</w:t>
      </w:r>
    </w:p>
    <w:p w14:paraId="4F7C7421" w14:textId="77777777" w:rsidR="00792A14" w:rsidRDefault="00792A14" w:rsidP="00792A14">
      <w:pPr>
        <w:numPr>
          <w:ilvl w:val="1"/>
          <w:numId w:val="8"/>
        </w:numPr>
        <w:spacing w:before="100" w:beforeAutospacing="1" w:after="100" w:afterAutospacing="1" w:line="240" w:lineRule="auto"/>
        <w:jc w:val="left"/>
      </w:pPr>
      <w:r>
        <w:t xml:space="preserve">Access to </w:t>
      </w:r>
      <w:r>
        <w:rPr>
          <w:rStyle w:val="HTMLCode"/>
          <w:rFonts w:eastAsiaTheme="majorEastAsia"/>
        </w:rPr>
        <w:t>data[1][0]</w:t>
      </w:r>
      <w:r>
        <w:t xml:space="preserve"> results in another cache miss, loading the block containing </w:t>
      </w:r>
      <w:r>
        <w:rPr>
          <w:rStyle w:val="HTMLCode"/>
          <w:rFonts w:eastAsiaTheme="majorEastAsia"/>
        </w:rPr>
        <w:t>data[1][0]</w:t>
      </w:r>
      <w:r>
        <w:t xml:space="preserve">, </w:t>
      </w:r>
      <w:r>
        <w:rPr>
          <w:rStyle w:val="HTMLCode"/>
          <w:rFonts w:eastAsiaTheme="majorEastAsia"/>
        </w:rPr>
        <w:t>data[1][1]</w:t>
      </w:r>
      <w:r>
        <w:t xml:space="preserve">, </w:t>
      </w:r>
      <w:r>
        <w:rPr>
          <w:rStyle w:val="HTMLCode"/>
          <w:rFonts w:eastAsiaTheme="majorEastAsia"/>
        </w:rPr>
        <w:t>data[1][2]</w:t>
      </w:r>
      <w:r>
        <w:t xml:space="preserve">, and </w:t>
      </w:r>
      <w:r>
        <w:rPr>
          <w:rStyle w:val="HTMLCode"/>
          <w:rFonts w:eastAsiaTheme="majorEastAsia"/>
        </w:rPr>
        <w:t>data[1][3]</w:t>
      </w:r>
      <w:r>
        <w:t>.</w:t>
      </w:r>
    </w:p>
    <w:p w14:paraId="747FE363" w14:textId="77777777" w:rsidR="00792A14" w:rsidRDefault="00792A14" w:rsidP="00792A14">
      <w:pPr>
        <w:numPr>
          <w:ilvl w:val="1"/>
          <w:numId w:val="8"/>
        </w:numPr>
        <w:spacing w:before="100" w:beforeAutospacing="1" w:after="100" w:afterAutospacing="1" w:line="240" w:lineRule="auto"/>
        <w:jc w:val="left"/>
      </w:pPr>
      <w:r>
        <w:t>This pattern continues, with each access being 16 words apart, leading to each access mapping to a different cache block.</w:t>
      </w:r>
    </w:p>
    <w:p w14:paraId="69433F27" w14:textId="77777777" w:rsidR="00792A14" w:rsidRDefault="00792A14" w:rsidP="00792A14">
      <w:pPr>
        <w:numPr>
          <w:ilvl w:val="1"/>
          <w:numId w:val="8"/>
        </w:numPr>
        <w:spacing w:before="100" w:beforeAutospacing="1" w:after="100" w:afterAutospacing="1" w:line="240" w:lineRule="auto"/>
        <w:jc w:val="left"/>
      </w:pPr>
      <w:r>
        <w:t>Given the pattern, no two consecutive memory accesses fall within the same cache block.</w:t>
      </w:r>
    </w:p>
    <w:p w14:paraId="53DAB47A" w14:textId="77777777" w:rsidR="00792A14" w:rsidRDefault="00792A14" w:rsidP="00792A14">
      <w:pPr>
        <w:pStyle w:val="Heading3"/>
      </w:pPr>
      <w:r>
        <w:t>Conclusion on Cache Performance</w:t>
      </w:r>
    </w:p>
    <w:p w14:paraId="084A8916" w14:textId="77777777" w:rsidR="00792A14" w:rsidRDefault="00792A14" w:rsidP="00792A14">
      <w:pPr>
        <w:numPr>
          <w:ilvl w:val="0"/>
          <w:numId w:val="9"/>
        </w:numPr>
        <w:spacing w:before="100" w:beforeAutospacing="1" w:after="100" w:afterAutospacing="1" w:line="240" w:lineRule="auto"/>
        <w:jc w:val="left"/>
      </w:pPr>
      <w:r>
        <w:rPr>
          <w:rStyle w:val="Strong"/>
        </w:rPr>
        <w:t>Cache Misses</w:t>
      </w:r>
      <w:r>
        <w:t>: Since each access in column-major order is 16 words apart and each cache block contains only 4 words, every access results in a cache miss. No two consecutive accesses map to the same cache block.</w:t>
      </w:r>
    </w:p>
    <w:p w14:paraId="2E79BF86" w14:textId="77777777" w:rsidR="00792A14" w:rsidRDefault="00792A14" w:rsidP="00792A14">
      <w:pPr>
        <w:numPr>
          <w:ilvl w:val="0"/>
          <w:numId w:val="9"/>
        </w:numPr>
        <w:spacing w:before="100" w:beforeAutospacing="1" w:after="100" w:afterAutospacing="1" w:line="240" w:lineRule="auto"/>
        <w:jc w:val="left"/>
      </w:pPr>
      <w:r>
        <w:rPr>
          <w:rStyle w:val="Strong"/>
        </w:rPr>
        <w:t>Hit Rate</w:t>
      </w:r>
      <w:r>
        <w:t>: The hit rate is effectively 0% because every access is a cache miss.</w:t>
      </w:r>
    </w:p>
    <w:p w14:paraId="58FBB8E7" w14:textId="77777777" w:rsidR="00D663D1" w:rsidRDefault="00792A14" w:rsidP="00D663D1">
      <w:pPr>
        <w:pStyle w:val="Heading3"/>
      </w:pPr>
      <w:r>
        <w:t>Summary</w:t>
      </w:r>
    </w:p>
    <w:p w14:paraId="38DD1A4F" w14:textId="552A75F2" w:rsidR="00792A14" w:rsidRDefault="00792A14" w:rsidP="00D663D1">
      <w:pPr>
        <w:pStyle w:val="Heading3"/>
      </w:pPr>
      <w:r>
        <w:t>The cache performance for this program, given the settings and traversal pattern, is:</w:t>
      </w:r>
    </w:p>
    <w:p w14:paraId="15472490" w14:textId="77777777" w:rsidR="00792A14" w:rsidRDefault="00792A14" w:rsidP="00792A14">
      <w:pPr>
        <w:numPr>
          <w:ilvl w:val="0"/>
          <w:numId w:val="10"/>
        </w:numPr>
        <w:spacing w:before="100" w:beforeAutospacing="1" w:after="100" w:afterAutospacing="1" w:line="240" w:lineRule="auto"/>
        <w:jc w:val="left"/>
      </w:pPr>
      <w:r>
        <w:rPr>
          <w:rStyle w:val="Strong"/>
        </w:rPr>
        <w:t>Cache Miss Rate</w:t>
      </w:r>
      <w:r>
        <w:t>: 100%</w:t>
      </w:r>
    </w:p>
    <w:p w14:paraId="65527650" w14:textId="0830CA59" w:rsidR="00792A14" w:rsidRDefault="00792A14" w:rsidP="00792A14">
      <w:pPr>
        <w:numPr>
          <w:ilvl w:val="0"/>
          <w:numId w:val="10"/>
        </w:numPr>
        <w:spacing w:before="100" w:beforeAutospacing="1" w:after="100" w:afterAutospacing="1" w:line="240" w:lineRule="auto"/>
        <w:jc w:val="left"/>
      </w:pPr>
      <w:r>
        <w:rPr>
          <w:rStyle w:val="Strong"/>
        </w:rPr>
        <w:t>Cache Hit Rate</w:t>
      </w:r>
      <w:r>
        <w:t>: 0%</w:t>
      </w:r>
    </w:p>
    <w:p w14:paraId="52CF65AA" w14:textId="4BF156A6" w:rsidR="00D663D1" w:rsidRDefault="00D663D1" w:rsidP="00D663D1">
      <w:pPr>
        <w:spacing w:before="100" w:beforeAutospacing="1" w:after="100" w:afterAutospacing="1" w:line="240" w:lineRule="auto"/>
        <w:ind w:left="720"/>
        <w:jc w:val="left"/>
      </w:pPr>
      <w:r w:rsidRPr="00D663D1">
        <w:lastRenderedPageBreak/>
        <w:drawing>
          <wp:inline distT="0" distB="0" distL="0" distR="0" wp14:anchorId="68FE31E4" wp14:editId="104A424A">
            <wp:extent cx="5175251" cy="3641697"/>
            <wp:effectExtent l="0" t="0" r="635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184551" cy="3648241"/>
                    </a:xfrm>
                    <a:prstGeom prst="rect">
                      <a:avLst/>
                    </a:prstGeom>
                  </pic:spPr>
                </pic:pic>
              </a:graphicData>
            </a:graphic>
          </wp:inline>
        </w:drawing>
      </w:r>
    </w:p>
    <w:p w14:paraId="04960B41" w14:textId="73F74321" w:rsidR="00D663D1" w:rsidRDefault="00D663D1" w:rsidP="00D663D1">
      <w:pPr>
        <w:spacing w:before="100" w:beforeAutospacing="1" w:after="100" w:afterAutospacing="1" w:line="240" w:lineRule="auto"/>
        <w:jc w:val="left"/>
        <w:rPr>
          <w:rFonts w:ascii="TimesNewRomanPSMT" w:hAnsi="TimesNewRomanPSMT"/>
          <w:color w:val="000000"/>
          <w:sz w:val="24"/>
          <w:szCs w:val="24"/>
        </w:rPr>
      </w:pPr>
      <w:r w:rsidRPr="00D663D1">
        <w:rPr>
          <w:rFonts w:ascii="TimesNewRomanPSMT" w:hAnsi="TimesNewRomanPSMT"/>
          <w:color w:val="000000"/>
          <w:sz w:val="24"/>
          <w:szCs w:val="24"/>
        </w:rPr>
        <w:t>13. Change the block size to 16. Note this will reset the tool.</w:t>
      </w:r>
      <w:r w:rsidRPr="00D663D1">
        <w:rPr>
          <w:rFonts w:ascii="TimesNewRomanPSMT" w:hAnsi="TimesNewRomanPSMT"/>
          <w:color w:val="000000"/>
        </w:rPr>
        <w:br/>
      </w:r>
      <w:r w:rsidRPr="00D663D1">
        <w:rPr>
          <w:rFonts w:ascii="TimesNewRomanPSMT" w:hAnsi="TimesNewRomanPSMT"/>
          <w:color w:val="000000"/>
          <w:sz w:val="24"/>
          <w:szCs w:val="24"/>
        </w:rPr>
        <w:t xml:space="preserve">14. Create a second instance of the Cache Simulator by once again selecting </w:t>
      </w:r>
      <w:r w:rsidRPr="00D663D1">
        <w:rPr>
          <w:rFonts w:ascii="TimesNewRomanPS-BoldMT" w:hAnsi="TimesNewRomanPS-BoldMT"/>
          <w:b/>
          <w:bCs/>
          <w:color w:val="000000"/>
          <w:sz w:val="24"/>
          <w:szCs w:val="24"/>
        </w:rPr>
        <w:t>Data Cache</w:t>
      </w:r>
      <w:r w:rsidRPr="00D663D1">
        <w:rPr>
          <w:rFonts w:ascii="TimesNewRomanPS-BoldMT" w:hAnsi="TimesNewRomanPS-BoldMT"/>
          <w:b/>
          <w:bCs/>
          <w:color w:val="000000"/>
        </w:rPr>
        <w:br/>
      </w:r>
      <w:r w:rsidRPr="00D663D1">
        <w:rPr>
          <w:rFonts w:ascii="TimesNewRomanPS-BoldMT" w:hAnsi="TimesNewRomanPS-BoldMT"/>
          <w:b/>
          <w:bCs/>
          <w:color w:val="000000"/>
          <w:sz w:val="24"/>
          <w:szCs w:val="24"/>
        </w:rPr>
        <w:t xml:space="preserve">Simulator </w:t>
      </w:r>
      <w:r w:rsidRPr="00D663D1">
        <w:rPr>
          <w:rFonts w:ascii="TimesNewRomanPSMT" w:hAnsi="TimesNewRomanPSMT"/>
          <w:color w:val="000000"/>
          <w:sz w:val="24"/>
          <w:szCs w:val="24"/>
        </w:rPr>
        <w:t xml:space="preserve">from the </w:t>
      </w:r>
      <w:r w:rsidRPr="00D663D1">
        <w:rPr>
          <w:rFonts w:ascii="TimesNewRomanPS-BoldMT" w:hAnsi="TimesNewRomanPS-BoldMT"/>
          <w:b/>
          <w:bCs/>
          <w:color w:val="000000"/>
          <w:sz w:val="24"/>
          <w:szCs w:val="24"/>
        </w:rPr>
        <w:t xml:space="preserve">Tools </w:t>
      </w:r>
      <w:r w:rsidRPr="00D663D1">
        <w:rPr>
          <w:rFonts w:ascii="TimesNewRomanPSMT" w:hAnsi="TimesNewRomanPSMT"/>
          <w:color w:val="000000"/>
          <w:sz w:val="24"/>
          <w:szCs w:val="24"/>
        </w:rPr>
        <w:t>menu. Adjust the two frames so you can view both at the</w:t>
      </w:r>
      <w:r w:rsidRPr="00D663D1">
        <w:rPr>
          <w:rFonts w:ascii="TimesNewRomanPSMT" w:hAnsi="TimesNewRomanPSMT"/>
          <w:color w:val="000000"/>
        </w:rPr>
        <w:br/>
      </w:r>
      <w:r w:rsidRPr="00D663D1">
        <w:rPr>
          <w:rFonts w:ascii="TimesNewRomanPSMT" w:hAnsi="TimesNewRomanPSMT"/>
          <w:color w:val="000000"/>
          <w:sz w:val="24"/>
          <w:szCs w:val="24"/>
        </w:rPr>
        <w:t>same time. Connect the new tool instance to MIPS, change its block size to 16 and</w:t>
      </w:r>
      <w:r w:rsidRPr="00D663D1">
        <w:rPr>
          <w:rFonts w:ascii="TimesNewRomanPSMT" w:hAnsi="TimesNewRomanPSMT"/>
          <w:color w:val="000000"/>
        </w:rPr>
        <w:br/>
      </w:r>
      <w:r w:rsidRPr="00D663D1">
        <w:rPr>
          <w:rFonts w:ascii="TimesNewRomanPSMT" w:hAnsi="TimesNewRomanPSMT"/>
          <w:color w:val="000000"/>
          <w:sz w:val="24"/>
          <w:szCs w:val="24"/>
        </w:rPr>
        <w:t>change its number of blocks to 16.</w:t>
      </w:r>
      <w:r w:rsidRPr="00D663D1">
        <w:rPr>
          <w:rFonts w:ascii="TimesNewRomanPSMT" w:hAnsi="TimesNewRomanPSMT"/>
          <w:color w:val="000000"/>
        </w:rPr>
        <w:br/>
      </w:r>
      <w:r w:rsidRPr="00D663D1">
        <w:rPr>
          <w:rFonts w:ascii="TimesNewRomanPSMT" w:hAnsi="TimesNewRomanPSMT"/>
          <w:color w:val="000000"/>
          <w:sz w:val="24"/>
          <w:szCs w:val="24"/>
        </w:rPr>
        <w:t xml:space="preserve">15. Re-run the program. </w:t>
      </w:r>
      <w:r w:rsidRPr="00D663D1">
        <w:rPr>
          <w:rFonts w:ascii="TimesNewRomanPS-ItalicMT" w:hAnsi="TimesNewRomanPS-ItalicMT"/>
          <w:i/>
          <w:iCs/>
          <w:color w:val="000000"/>
          <w:sz w:val="24"/>
          <w:szCs w:val="24"/>
        </w:rPr>
        <w:t>What is the cache performance of the original tool instance?</w:t>
      </w:r>
      <w:r w:rsidRPr="00D663D1">
        <w:rPr>
          <w:rFonts w:ascii="TimesNewRomanPS-ItalicMT" w:hAnsi="TimesNewRomanPS-ItalicMT"/>
          <w:i/>
          <w:iCs/>
          <w:color w:val="000000"/>
        </w:rPr>
        <w:br/>
      </w:r>
      <w:r w:rsidRPr="00D663D1">
        <w:rPr>
          <w:rFonts w:ascii="TimesNewRomanPSMT" w:hAnsi="TimesNewRomanPSMT"/>
          <w:color w:val="000000"/>
          <w:sz w:val="24"/>
          <w:szCs w:val="24"/>
        </w:rPr>
        <w:t>____________. Block size 16 didn't help because there was still only one access to</w:t>
      </w:r>
      <w:r w:rsidRPr="00D663D1">
        <w:rPr>
          <w:rFonts w:ascii="TimesNewRomanPSMT" w:hAnsi="TimesNewRomanPSMT"/>
          <w:color w:val="000000"/>
        </w:rPr>
        <w:br/>
      </w:r>
      <w:r w:rsidRPr="00D663D1">
        <w:rPr>
          <w:rFonts w:ascii="TimesNewRomanPSMT" w:hAnsi="TimesNewRomanPSMT"/>
          <w:color w:val="000000"/>
          <w:sz w:val="24"/>
          <w:szCs w:val="24"/>
        </w:rPr>
        <w:t xml:space="preserve">each block, the initial miss, before that block was replaced with a new one. </w:t>
      </w:r>
      <w:r w:rsidRPr="00D663D1">
        <w:rPr>
          <w:rFonts w:ascii="TimesNewRomanPS-ItalicMT" w:hAnsi="TimesNewRomanPS-ItalicMT"/>
          <w:i/>
          <w:iCs/>
          <w:color w:val="000000"/>
          <w:sz w:val="24"/>
          <w:szCs w:val="24"/>
        </w:rPr>
        <w:t>What is</w:t>
      </w:r>
      <w:r w:rsidRPr="00D663D1">
        <w:rPr>
          <w:rFonts w:ascii="TimesNewRomanPS-ItalicMT" w:hAnsi="TimesNewRomanPS-ItalicMT"/>
          <w:i/>
          <w:iCs/>
          <w:color w:val="000000"/>
        </w:rPr>
        <w:br/>
      </w:r>
      <w:r w:rsidRPr="00D663D1">
        <w:rPr>
          <w:rFonts w:ascii="TimesNewRomanPS-ItalicMT" w:hAnsi="TimesNewRomanPS-ItalicMT"/>
          <w:i/>
          <w:iCs/>
          <w:color w:val="000000"/>
          <w:sz w:val="24"/>
          <w:szCs w:val="24"/>
        </w:rPr>
        <w:t xml:space="preserve">the cache performance of the second tool instance? </w:t>
      </w:r>
      <w:r w:rsidRPr="00D663D1">
        <w:rPr>
          <w:rFonts w:ascii="TimesNewRomanPSMT" w:hAnsi="TimesNewRomanPSMT"/>
          <w:color w:val="000000"/>
          <w:sz w:val="24"/>
          <w:szCs w:val="24"/>
        </w:rPr>
        <w:t>____________. At this point,</w:t>
      </w:r>
      <w:r w:rsidRPr="00D663D1">
        <w:rPr>
          <w:rFonts w:ascii="TimesNewRomanPSMT" w:hAnsi="TimesNewRomanPSMT"/>
          <w:color w:val="000000"/>
        </w:rPr>
        <w:br/>
      </w:r>
      <w:r w:rsidRPr="00D663D1">
        <w:rPr>
          <w:rFonts w:ascii="TimesNewRomanPSMT" w:hAnsi="TimesNewRomanPSMT"/>
          <w:color w:val="000000"/>
          <w:sz w:val="24"/>
          <w:szCs w:val="24"/>
        </w:rPr>
        <w:t>the entire matrix will fit into cache and so once a block is read in it is never replaced.</w:t>
      </w:r>
      <w:r w:rsidRPr="00D663D1">
        <w:rPr>
          <w:rFonts w:ascii="TimesNewRomanPSMT" w:hAnsi="TimesNewRomanPSMT"/>
          <w:color w:val="000000"/>
        </w:rPr>
        <w:br/>
      </w:r>
      <w:r w:rsidRPr="00D663D1">
        <w:rPr>
          <w:rFonts w:ascii="TimesNewRomanPSMT" w:hAnsi="TimesNewRomanPSMT"/>
          <w:color w:val="000000"/>
          <w:sz w:val="24"/>
          <w:szCs w:val="24"/>
        </w:rPr>
        <w:t>Only the first access to a block results in a miss.</w:t>
      </w:r>
    </w:p>
    <w:p w14:paraId="5D1F0608" w14:textId="77777777" w:rsidR="00D663D1" w:rsidRDefault="00D663D1" w:rsidP="00D663D1">
      <w:pPr>
        <w:pStyle w:val="NormalWeb"/>
      </w:pPr>
      <w:r>
        <w:t>Để phân tích hiệu suất bộ nhớ đệm, chúng ta sẽ thực hiện các bước sau:</w:t>
      </w:r>
    </w:p>
    <w:p w14:paraId="0A37575F" w14:textId="77777777" w:rsidR="00D663D1" w:rsidRDefault="00D663D1" w:rsidP="00D663D1">
      <w:pPr>
        <w:pStyle w:val="NormalWeb"/>
        <w:numPr>
          <w:ilvl w:val="0"/>
          <w:numId w:val="11"/>
        </w:numPr>
      </w:pPr>
      <w:r>
        <w:rPr>
          <w:rStyle w:val="Strong"/>
          <w:rFonts w:eastAsiaTheme="majorEastAsia"/>
        </w:rPr>
        <w:t>Tạo một instance của Cache Simulator</w:t>
      </w:r>
      <w:r>
        <w:t>:</w:t>
      </w:r>
    </w:p>
    <w:p w14:paraId="081F91A9" w14:textId="77777777" w:rsidR="00D663D1" w:rsidRDefault="00D663D1" w:rsidP="00D663D1">
      <w:pPr>
        <w:numPr>
          <w:ilvl w:val="1"/>
          <w:numId w:val="11"/>
        </w:numPr>
        <w:spacing w:before="100" w:beforeAutospacing="1" w:after="100" w:afterAutospacing="1" w:line="240" w:lineRule="auto"/>
        <w:jc w:val="left"/>
      </w:pPr>
      <w:r>
        <w:t xml:space="preserve">Chọn </w:t>
      </w:r>
      <w:r>
        <w:rPr>
          <w:rStyle w:val="Strong"/>
        </w:rPr>
        <w:t>Data Cache Simulator</w:t>
      </w:r>
      <w:r>
        <w:t xml:space="preserve"> từ menu Tools.</w:t>
      </w:r>
    </w:p>
    <w:p w14:paraId="3E23B213" w14:textId="77777777" w:rsidR="00D663D1" w:rsidRDefault="00D663D1" w:rsidP="00D663D1">
      <w:pPr>
        <w:numPr>
          <w:ilvl w:val="1"/>
          <w:numId w:val="11"/>
        </w:numPr>
        <w:spacing w:before="100" w:beforeAutospacing="1" w:after="100" w:afterAutospacing="1" w:line="240" w:lineRule="auto"/>
        <w:jc w:val="left"/>
      </w:pPr>
      <w:r>
        <w:t>Kết nối instance mới này với MIPS.</w:t>
      </w:r>
    </w:p>
    <w:p w14:paraId="7A7346C9" w14:textId="77777777" w:rsidR="00D663D1" w:rsidRDefault="00D663D1" w:rsidP="00D663D1">
      <w:pPr>
        <w:numPr>
          <w:ilvl w:val="1"/>
          <w:numId w:val="11"/>
        </w:numPr>
        <w:spacing w:before="100" w:beforeAutospacing="1" w:after="100" w:afterAutospacing="1" w:line="240" w:lineRule="auto"/>
        <w:jc w:val="left"/>
      </w:pPr>
      <w:r>
        <w:t>Thay đổi kích thước khối (block size) thành 16.</w:t>
      </w:r>
    </w:p>
    <w:p w14:paraId="336F7C97" w14:textId="77777777" w:rsidR="00D663D1" w:rsidRDefault="00D663D1" w:rsidP="00D663D1">
      <w:pPr>
        <w:numPr>
          <w:ilvl w:val="1"/>
          <w:numId w:val="11"/>
        </w:numPr>
        <w:spacing w:before="100" w:beforeAutospacing="1" w:after="100" w:afterAutospacing="1" w:line="240" w:lineRule="auto"/>
        <w:jc w:val="left"/>
      </w:pPr>
      <w:r>
        <w:t>Thay đổi số lượng khối (number of blocks) thành 16.</w:t>
      </w:r>
    </w:p>
    <w:p w14:paraId="570B722A" w14:textId="77777777" w:rsidR="00D663D1" w:rsidRDefault="00D663D1" w:rsidP="00D663D1">
      <w:pPr>
        <w:pStyle w:val="NormalWeb"/>
        <w:numPr>
          <w:ilvl w:val="0"/>
          <w:numId w:val="11"/>
        </w:numPr>
      </w:pPr>
      <w:r>
        <w:rPr>
          <w:rStyle w:val="Strong"/>
          <w:rFonts w:eastAsiaTheme="majorEastAsia"/>
        </w:rPr>
        <w:t>Chạy chương trình và quan sát hiệu suất bộ nhớ đệm của instance gốc</w:t>
      </w:r>
      <w:r>
        <w:t>:</w:t>
      </w:r>
    </w:p>
    <w:p w14:paraId="6D278FC5" w14:textId="77777777" w:rsidR="00D663D1" w:rsidRDefault="00D663D1" w:rsidP="00D663D1">
      <w:pPr>
        <w:numPr>
          <w:ilvl w:val="1"/>
          <w:numId w:val="11"/>
        </w:numPr>
        <w:spacing w:before="100" w:beforeAutospacing="1" w:after="100" w:afterAutospacing="1" w:line="240" w:lineRule="auto"/>
        <w:jc w:val="left"/>
      </w:pPr>
      <w:r>
        <w:t>Khi kích thước khối là 4 từ (mặc định), duyệt ma trận theo thứ tự cột sẽ dẫn đến mỗi lần truy cập là một lỗi bộ nhớ đệm (cache miss).</w:t>
      </w:r>
    </w:p>
    <w:p w14:paraId="21C36298" w14:textId="77777777" w:rsidR="00D663D1" w:rsidRDefault="00D663D1" w:rsidP="00D663D1">
      <w:pPr>
        <w:numPr>
          <w:ilvl w:val="1"/>
          <w:numId w:val="11"/>
        </w:numPr>
        <w:spacing w:before="100" w:beforeAutospacing="1" w:after="100" w:afterAutospacing="1" w:line="240" w:lineRule="auto"/>
        <w:jc w:val="left"/>
      </w:pPr>
      <w:r>
        <w:t>Điều này xảy ra vì mỗi truy cập cách nhau 16 từ và mỗi khối chỉ chứa 4 từ, dẫn đến không có hai truy cập nào nằm trong cùng một khối bộ nhớ đệm.</w:t>
      </w:r>
    </w:p>
    <w:p w14:paraId="5FAA1598" w14:textId="77777777" w:rsidR="00D663D1" w:rsidRDefault="00D663D1" w:rsidP="00D663D1">
      <w:pPr>
        <w:numPr>
          <w:ilvl w:val="1"/>
          <w:numId w:val="11"/>
        </w:numPr>
        <w:spacing w:before="100" w:beforeAutospacing="1" w:after="100" w:afterAutospacing="1" w:line="240" w:lineRule="auto"/>
        <w:jc w:val="left"/>
      </w:pPr>
      <w:r>
        <w:rPr>
          <w:rStyle w:val="Strong"/>
        </w:rPr>
        <w:t>Hiệu suất bộ nhớ đệm của instance gốc</w:t>
      </w:r>
      <w:r>
        <w:t>: 0% hit rate (tỷ lệ trúng là 0%).</w:t>
      </w:r>
    </w:p>
    <w:p w14:paraId="1B0B40C9" w14:textId="77777777" w:rsidR="00D663D1" w:rsidRDefault="00D663D1" w:rsidP="00D663D1">
      <w:pPr>
        <w:pStyle w:val="NormalWeb"/>
        <w:numPr>
          <w:ilvl w:val="0"/>
          <w:numId w:val="11"/>
        </w:numPr>
      </w:pPr>
      <w:r>
        <w:rPr>
          <w:rStyle w:val="Strong"/>
          <w:rFonts w:eastAsiaTheme="majorEastAsia"/>
        </w:rPr>
        <w:t>Chạy chương trình với kích thước khối 16 từ và số lượng khối 16</w:t>
      </w:r>
      <w:r>
        <w:t>:</w:t>
      </w:r>
    </w:p>
    <w:p w14:paraId="19C12D52" w14:textId="77777777" w:rsidR="00D663D1" w:rsidRDefault="00D663D1" w:rsidP="00D663D1">
      <w:pPr>
        <w:numPr>
          <w:ilvl w:val="1"/>
          <w:numId w:val="11"/>
        </w:numPr>
        <w:spacing w:before="100" w:beforeAutospacing="1" w:after="100" w:afterAutospacing="1" w:line="240" w:lineRule="auto"/>
        <w:jc w:val="left"/>
      </w:pPr>
      <w:r>
        <w:lastRenderedPageBreak/>
        <w:t>Với kích thước khối là 16 từ, mỗi khối bộ nhớ đệm có thể chứa toàn bộ một cột của ma trận 16x16.</w:t>
      </w:r>
    </w:p>
    <w:p w14:paraId="22F47583" w14:textId="77777777" w:rsidR="00D663D1" w:rsidRDefault="00D663D1" w:rsidP="00D663D1">
      <w:pPr>
        <w:numPr>
          <w:ilvl w:val="1"/>
          <w:numId w:val="11"/>
        </w:numPr>
        <w:spacing w:before="100" w:beforeAutospacing="1" w:after="100" w:afterAutospacing="1" w:line="240" w:lineRule="auto"/>
        <w:jc w:val="left"/>
      </w:pPr>
      <w:r>
        <w:t>Tuy nhiên, vì mỗi lần truy cập chỉ truy cập một từ trong khối, sau lần truy cập đầu tiên, khối đó sẽ bị thay thế bởi một khối mới cho lần truy cập tiếp theo.</w:t>
      </w:r>
    </w:p>
    <w:p w14:paraId="174CEA73" w14:textId="77777777" w:rsidR="00D663D1" w:rsidRDefault="00D663D1" w:rsidP="00D663D1">
      <w:pPr>
        <w:numPr>
          <w:ilvl w:val="1"/>
          <w:numId w:val="11"/>
        </w:numPr>
        <w:spacing w:before="100" w:beforeAutospacing="1" w:after="100" w:afterAutospacing="1" w:line="240" w:lineRule="auto"/>
        <w:jc w:val="left"/>
      </w:pPr>
      <w:r>
        <w:rPr>
          <w:rStyle w:val="Strong"/>
        </w:rPr>
        <w:t>Hiệu suất bộ nhớ đệm của instance thứ hai</w:t>
      </w:r>
      <w:r>
        <w:t>: Vẫn là 0% hit rate (tỷ lệ trúng là 0%).</w:t>
      </w:r>
    </w:p>
    <w:p w14:paraId="7CCAF8AB" w14:textId="77777777" w:rsidR="00D663D1" w:rsidRDefault="00D663D1" w:rsidP="00D663D1">
      <w:pPr>
        <w:pStyle w:val="NormalWeb"/>
        <w:numPr>
          <w:ilvl w:val="0"/>
          <w:numId w:val="11"/>
        </w:numPr>
      </w:pPr>
      <w:r>
        <w:rPr>
          <w:rStyle w:val="Strong"/>
          <w:rFonts w:eastAsiaTheme="majorEastAsia"/>
        </w:rPr>
        <w:t>Tăng số lượng khối lên 256</w:t>
      </w:r>
      <w:r>
        <w:t>:</w:t>
      </w:r>
    </w:p>
    <w:p w14:paraId="11B2AF7C" w14:textId="77777777" w:rsidR="00D663D1" w:rsidRDefault="00D663D1" w:rsidP="00D663D1">
      <w:pPr>
        <w:numPr>
          <w:ilvl w:val="1"/>
          <w:numId w:val="11"/>
        </w:numPr>
        <w:spacing w:before="100" w:beforeAutospacing="1" w:after="100" w:afterAutospacing="1" w:line="240" w:lineRule="auto"/>
        <w:jc w:val="left"/>
      </w:pPr>
      <w:r>
        <w:t>Nếu tăng số lượng khối lên 256, toàn bộ ma trận sẽ nằm gọn trong bộ nhớ đệm.</w:t>
      </w:r>
    </w:p>
    <w:p w14:paraId="0F02E92A" w14:textId="77777777" w:rsidR="00D663D1" w:rsidRDefault="00D663D1" w:rsidP="00D663D1">
      <w:pPr>
        <w:numPr>
          <w:ilvl w:val="1"/>
          <w:numId w:val="11"/>
        </w:numPr>
        <w:spacing w:before="100" w:beforeAutospacing="1" w:after="100" w:afterAutospacing="1" w:line="240" w:lineRule="auto"/>
        <w:jc w:val="left"/>
      </w:pPr>
      <w:r>
        <w:t>Mỗi lần truy cập đầu tiên vào một khối sẽ dẫn đến lỗi bộ nhớ đệm, nhưng sau đó, khối sẽ không bị thay thế vì bộ nhớ đệm đủ lớn để chứa toàn bộ ma trận.</w:t>
      </w:r>
    </w:p>
    <w:p w14:paraId="7DB79DD0" w14:textId="77777777" w:rsidR="00D663D1" w:rsidRDefault="00D663D1" w:rsidP="00D663D1">
      <w:pPr>
        <w:numPr>
          <w:ilvl w:val="1"/>
          <w:numId w:val="11"/>
        </w:numPr>
        <w:spacing w:before="100" w:beforeAutospacing="1" w:after="100" w:afterAutospacing="1" w:line="240" w:lineRule="auto"/>
        <w:jc w:val="left"/>
      </w:pPr>
      <w:r>
        <w:rPr>
          <w:rStyle w:val="Strong"/>
        </w:rPr>
        <w:t>Hiệu suất bộ nhớ đệm sau khi tăng số lượng khối</w:t>
      </w:r>
      <w:r>
        <w:t>:</w:t>
      </w:r>
    </w:p>
    <w:p w14:paraId="082E1F30" w14:textId="77777777" w:rsidR="00D663D1" w:rsidRDefault="00D663D1" w:rsidP="00D663D1">
      <w:pPr>
        <w:numPr>
          <w:ilvl w:val="2"/>
          <w:numId w:val="11"/>
        </w:numPr>
        <w:spacing w:before="100" w:beforeAutospacing="1" w:after="100" w:afterAutospacing="1" w:line="240" w:lineRule="auto"/>
        <w:jc w:val="left"/>
      </w:pPr>
      <w:r>
        <w:t>Chỉ lần truy cập đầu tiên vào mỗi khối dẫn đến lỗi (16 khối đầu tiên).</w:t>
      </w:r>
    </w:p>
    <w:p w14:paraId="6C6F3A31" w14:textId="77777777" w:rsidR="00D663D1" w:rsidRDefault="00D663D1" w:rsidP="00D663D1">
      <w:pPr>
        <w:numPr>
          <w:ilvl w:val="2"/>
          <w:numId w:val="11"/>
        </w:numPr>
        <w:spacing w:before="100" w:beforeAutospacing="1" w:after="100" w:afterAutospacing="1" w:line="240" w:lineRule="auto"/>
        <w:jc w:val="left"/>
      </w:pPr>
      <w:r>
        <w:t>Sau đó, tất cả các truy cập đều là trúng.</w:t>
      </w:r>
    </w:p>
    <w:p w14:paraId="02186E21" w14:textId="77777777" w:rsidR="00D663D1" w:rsidRDefault="00D663D1" w:rsidP="00D663D1">
      <w:pPr>
        <w:numPr>
          <w:ilvl w:val="2"/>
          <w:numId w:val="11"/>
        </w:numPr>
        <w:spacing w:before="100" w:beforeAutospacing="1" w:after="100" w:afterAutospacing="1" w:line="240" w:lineRule="auto"/>
        <w:jc w:val="left"/>
      </w:pPr>
      <w:r>
        <w:t>Với 256 từ trong bộ nhớ đệm và 16 lần lỗi ban đầu, tỷ lệ trúng sẽ là:</w:t>
      </w:r>
    </w:p>
    <w:p w14:paraId="7E459312" w14:textId="77777777" w:rsidR="00D663D1" w:rsidRDefault="00D663D1" w:rsidP="00D663D1">
      <w:pPr>
        <w:numPr>
          <w:ilvl w:val="3"/>
          <w:numId w:val="11"/>
        </w:numPr>
        <w:spacing w:before="100" w:beforeAutospacing="1" w:after="100" w:afterAutospacing="1" w:line="240" w:lineRule="auto"/>
        <w:jc w:val="left"/>
      </w:pPr>
      <w:r>
        <w:t>Số lần truy cập: 256 (16x16).</w:t>
      </w:r>
    </w:p>
    <w:p w14:paraId="4E280463" w14:textId="77777777" w:rsidR="00D663D1" w:rsidRDefault="00D663D1" w:rsidP="00D663D1">
      <w:pPr>
        <w:numPr>
          <w:ilvl w:val="3"/>
          <w:numId w:val="11"/>
        </w:numPr>
        <w:spacing w:before="100" w:beforeAutospacing="1" w:after="100" w:afterAutospacing="1" w:line="240" w:lineRule="auto"/>
        <w:jc w:val="left"/>
      </w:pPr>
      <w:r>
        <w:t>Số lần trúng: 240.</w:t>
      </w:r>
    </w:p>
    <w:p w14:paraId="703D3BA1" w14:textId="7538A603" w:rsidR="00D663D1" w:rsidRDefault="00D663D1" w:rsidP="00D663D1">
      <w:pPr>
        <w:numPr>
          <w:ilvl w:val="3"/>
          <w:numId w:val="11"/>
        </w:numPr>
        <w:spacing w:before="100" w:beforeAutospacing="1" w:after="100" w:afterAutospacing="1" w:line="240" w:lineRule="auto"/>
        <w:jc w:val="left"/>
      </w:pPr>
      <w:r>
        <w:rPr>
          <w:rStyle w:val="Strong"/>
        </w:rPr>
        <w:t>Tỷ lệ trúng</w:t>
      </w:r>
      <w:r>
        <w:t xml:space="preserve">: </w:t>
      </w:r>
      <w:r>
        <w:rPr>
          <w:rStyle w:val="mrel"/>
        </w:rPr>
        <w:t>≈</w:t>
      </w:r>
      <w:r>
        <w:rPr>
          <w:rStyle w:val="mord"/>
        </w:rPr>
        <w:t>93.75%</w:t>
      </w:r>
      <w:r>
        <w:t>.</w:t>
      </w:r>
    </w:p>
    <w:p w14:paraId="78257E61" w14:textId="77777777" w:rsidR="00D663D1" w:rsidRDefault="00D663D1" w:rsidP="00D663D1">
      <w:pPr>
        <w:pStyle w:val="Heading3"/>
      </w:pPr>
      <w:r>
        <w:t>Tóm tắt</w:t>
      </w:r>
    </w:p>
    <w:p w14:paraId="516E48D9" w14:textId="77777777" w:rsidR="00D663D1" w:rsidRDefault="00D663D1" w:rsidP="00D663D1">
      <w:pPr>
        <w:numPr>
          <w:ilvl w:val="0"/>
          <w:numId w:val="12"/>
        </w:numPr>
        <w:spacing w:before="100" w:beforeAutospacing="1" w:after="100" w:afterAutospacing="1" w:line="240" w:lineRule="auto"/>
        <w:jc w:val="left"/>
      </w:pPr>
      <w:r>
        <w:rPr>
          <w:rStyle w:val="Strong"/>
        </w:rPr>
        <w:t>Hiệu suất bộ nhớ đệm của instance gốc (kích thước khối 4 từ)</w:t>
      </w:r>
      <w:r>
        <w:t>: 0% hit rate.</w:t>
      </w:r>
    </w:p>
    <w:p w14:paraId="0EED7F2E" w14:textId="77777777" w:rsidR="00D663D1" w:rsidRDefault="00D663D1" w:rsidP="00D663D1">
      <w:pPr>
        <w:numPr>
          <w:ilvl w:val="0"/>
          <w:numId w:val="12"/>
        </w:numPr>
        <w:spacing w:before="100" w:beforeAutospacing="1" w:after="100" w:afterAutospacing="1" w:line="240" w:lineRule="auto"/>
        <w:jc w:val="left"/>
      </w:pPr>
      <w:r>
        <w:rPr>
          <w:rStyle w:val="Strong"/>
        </w:rPr>
        <w:t>Hiệu suất bộ nhớ đệm của instance thứ hai (kích thước khối 16 từ)</w:t>
      </w:r>
      <w:r>
        <w:t>: 0% hit rate.</w:t>
      </w:r>
    </w:p>
    <w:p w14:paraId="4834D317" w14:textId="0E20613D" w:rsidR="00D663D1" w:rsidRDefault="00D663D1" w:rsidP="00D663D1">
      <w:pPr>
        <w:numPr>
          <w:ilvl w:val="0"/>
          <w:numId w:val="12"/>
        </w:numPr>
        <w:spacing w:before="100" w:beforeAutospacing="1" w:after="100" w:afterAutospacing="1" w:line="240" w:lineRule="auto"/>
        <w:jc w:val="left"/>
      </w:pPr>
      <w:r>
        <w:rPr>
          <w:rStyle w:val="Strong"/>
        </w:rPr>
        <w:t>Hiệu suất bộ nhớ đệm sau khi tăng số lượng khối lên 256</w:t>
      </w:r>
      <w:r>
        <w:t>: Khoảng 93.75% hit rate.</w:t>
      </w:r>
    </w:p>
    <w:p w14:paraId="0B3F2653" w14:textId="4175C714" w:rsidR="009D7CB2" w:rsidRDefault="009D7CB2" w:rsidP="009D7CB2">
      <w:pPr>
        <w:spacing w:before="100" w:beforeAutospacing="1" w:after="100" w:afterAutospacing="1" w:line="240" w:lineRule="auto"/>
        <w:ind w:left="360"/>
        <w:jc w:val="left"/>
      </w:pPr>
      <w:r w:rsidRPr="009D7CB2">
        <w:drawing>
          <wp:inline distT="0" distB="0" distL="0" distR="0" wp14:anchorId="5DA650DE" wp14:editId="3346E2C1">
            <wp:extent cx="5971540" cy="2756535"/>
            <wp:effectExtent l="0" t="0" r="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71540" cy="2756535"/>
                    </a:xfrm>
                    <a:prstGeom prst="rect">
                      <a:avLst/>
                    </a:prstGeom>
                  </pic:spPr>
                </pic:pic>
              </a:graphicData>
            </a:graphic>
          </wp:inline>
        </w:drawing>
      </w:r>
    </w:p>
    <w:p w14:paraId="5E63103F" w14:textId="4652E210" w:rsidR="009D7CB2" w:rsidRDefault="009D7CB2" w:rsidP="009D7CB2">
      <w:pPr>
        <w:pStyle w:val="Heading1"/>
        <w:rPr>
          <w:rFonts w:ascii="TimesNewRomanPS-BoldMT" w:eastAsiaTheme="minorEastAsia" w:hAnsi="TimesNewRomanPS-BoldMT" w:cstheme="minorBidi"/>
          <w:bCs/>
          <w:color w:val="000000"/>
          <w:sz w:val="28"/>
          <w:szCs w:val="28"/>
        </w:rPr>
      </w:pPr>
      <w:r>
        <w:lastRenderedPageBreak/>
        <w:t xml:space="preserve">C. </w:t>
      </w:r>
      <w:r w:rsidRPr="009D7CB2">
        <w:rPr>
          <w:rFonts w:ascii="TimesNewRomanPS-BoldMT" w:eastAsiaTheme="minorEastAsia" w:hAnsi="TimesNewRomanPS-BoldMT" w:cstheme="minorBidi"/>
          <w:bCs/>
          <w:color w:val="000000"/>
          <w:sz w:val="28"/>
          <w:szCs w:val="28"/>
        </w:rPr>
        <w:t>The Memory</w:t>
      </w:r>
      <w:r>
        <w:rPr>
          <w:rFonts w:ascii="TimesNewRomanPS-BoldMT" w:eastAsiaTheme="minorEastAsia" w:hAnsi="TimesNewRomanPS-BoldMT" w:cstheme="minorBidi"/>
          <w:bCs/>
          <w:color w:val="000000"/>
          <w:sz w:val="28"/>
          <w:szCs w:val="28"/>
        </w:rPr>
        <w:t xml:space="preserve"> </w:t>
      </w:r>
      <w:r w:rsidRPr="009D7CB2">
        <w:rPr>
          <w:rFonts w:ascii="TimesNewRomanPS-BoldMT" w:eastAsiaTheme="minorEastAsia" w:hAnsi="TimesNewRomanPS-BoldMT" w:cstheme="minorBidi"/>
          <w:bCs/>
          <w:color w:val="000000"/>
          <w:sz w:val="28"/>
          <w:szCs w:val="28"/>
        </w:rPr>
        <w:t>Reference Visualization tool</w:t>
      </w:r>
    </w:p>
    <w:p w14:paraId="74B769D5" w14:textId="0EB52FD3" w:rsidR="00EE4BF5" w:rsidRPr="00EE4BF5" w:rsidRDefault="00EE4BF5" w:rsidP="00EE4BF5">
      <w:r>
        <w:t>Với chương trình row-major khi đang chạy:</w:t>
      </w:r>
    </w:p>
    <w:p w14:paraId="473EF50F" w14:textId="4615A67E" w:rsidR="009D7CB2" w:rsidRPr="009D7CB2" w:rsidRDefault="00EE4BF5" w:rsidP="009D7CB2">
      <w:r w:rsidRPr="00EE4BF5">
        <w:drawing>
          <wp:inline distT="0" distB="0" distL="0" distR="0" wp14:anchorId="47A0FAA0" wp14:editId="72231112">
            <wp:extent cx="5971540" cy="3577590"/>
            <wp:effectExtent l="0" t="0" r="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stretch>
                      <a:fillRect/>
                    </a:stretch>
                  </pic:blipFill>
                  <pic:spPr>
                    <a:xfrm>
                      <a:off x="0" y="0"/>
                      <a:ext cx="5971540" cy="3577590"/>
                    </a:xfrm>
                    <a:prstGeom prst="rect">
                      <a:avLst/>
                    </a:prstGeom>
                  </pic:spPr>
                </pic:pic>
              </a:graphicData>
            </a:graphic>
          </wp:inline>
        </w:drawing>
      </w:r>
    </w:p>
    <w:p w14:paraId="47A0E524" w14:textId="4699F75B" w:rsidR="00792A14" w:rsidRDefault="00EE4BF5" w:rsidP="00792A14">
      <w:r>
        <w:t>Khi đã chạy xong:</w:t>
      </w:r>
    </w:p>
    <w:p w14:paraId="1BB32E4F" w14:textId="77777777" w:rsidR="00EE4BF5" w:rsidRPr="00792A14" w:rsidRDefault="00EE4BF5" w:rsidP="00792A14"/>
    <w:p w14:paraId="6B68B3BE" w14:textId="0C6EA9B6" w:rsidR="00C231A3" w:rsidRDefault="00761504" w:rsidP="00761504">
      <w:r w:rsidRPr="00761504">
        <w:drawing>
          <wp:inline distT="0" distB="0" distL="0" distR="0" wp14:anchorId="16BACD96" wp14:editId="37211D52">
            <wp:extent cx="5971540" cy="3347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3347085"/>
                    </a:xfrm>
                    <a:prstGeom prst="rect">
                      <a:avLst/>
                    </a:prstGeom>
                  </pic:spPr>
                </pic:pic>
              </a:graphicData>
            </a:graphic>
          </wp:inline>
        </w:drawing>
      </w:r>
    </w:p>
    <w:p w14:paraId="0C715335" w14:textId="3F85D31A" w:rsidR="00761504" w:rsidRDefault="00761504" w:rsidP="00761504">
      <w:r>
        <w:lastRenderedPageBreak/>
        <w:t>Với chương trình column-major:</w:t>
      </w:r>
    </w:p>
    <w:p w14:paraId="0C005488" w14:textId="5E6F0DC8" w:rsidR="00761504" w:rsidRDefault="00761504" w:rsidP="00761504">
      <w:r>
        <w:t>Trước khi chạy xong</w:t>
      </w:r>
    </w:p>
    <w:p w14:paraId="65708BF1" w14:textId="07234844" w:rsidR="00761504" w:rsidRDefault="00761504" w:rsidP="00761504">
      <w:r w:rsidRPr="00761504">
        <w:drawing>
          <wp:inline distT="0" distB="0" distL="0" distR="0" wp14:anchorId="44C1A48A" wp14:editId="6522E7CB">
            <wp:extent cx="5971540" cy="3357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3357880"/>
                    </a:xfrm>
                    <a:prstGeom prst="rect">
                      <a:avLst/>
                    </a:prstGeom>
                  </pic:spPr>
                </pic:pic>
              </a:graphicData>
            </a:graphic>
          </wp:inline>
        </w:drawing>
      </w:r>
    </w:p>
    <w:p w14:paraId="6F98134B" w14:textId="4E52D7CD" w:rsidR="00761504" w:rsidRDefault="00761504" w:rsidP="00761504">
      <w:r>
        <w:t>Sau khi chạy xong:</w:t>
      </w:r>
    </w:p>
    <w:p w14:paraId="5B2DAC56" w14:textId="11420E94" w:rsidR="00B92529" w:rsidRDefault="00B92529" w:rsidP="00761504">
      <w:r w:rsidRPr="00B92529">
        <w:drawing>
          <wp:inline distT="0" distB="0" distL="0" distR="0" wp14:anchorId="2E360EEC" wp14:editId="1629D2CB">
            <wp:extent cx="5971540" cy="2791460"/>
            <wp:effectExtent l="0" t="0" r="0" b="889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5971540" cy="2791460"/>
                    </a:xfrm>
                    <a:prstGeom prst="rect">
                      <a:avLst/>
                    </a:prstGeom>
                  </pic:spPr>
                </pic:pic>
              </a:graphicData>
            </a:graphic>
          </wp:inline>
        </w:drawing>
      </w:r>
    </w:p>
    <w:p w14:paraId="3ADAD3A4" w14:textId="3682EFF0" w:rsidR="00761504" w:rsidRDefault="00761504" w:rsidP="00761504">
      <w:r>
        <w:t>Với chương trình</w:t>
      </w:r>
      <w:r w:rsidR="00B92529">
        <w:t xml:space="preserve"> Fibonacci:</w:t>
      </w:r>
    </w:p>
    <w:p w14:paraId="583B9F9B" w14:textId="1D2DA6C8" w:rsidR="00B92529" w:rsidRDefault="00B92529" w:rsidP="00761504">
      <w:r>
        <w:t>Trước khi chạy xong:</w:t>
      </w:r>
    </w:p>
    <w:p w14:paraId="7B64061E" w14:textId="233216F4" w:rsidR="00B92529" w:rsidRDefault="00B92529" w:rsidP="00761504">
      <w:r w:rsidRPr="00B92529">
        <w:lastRenderedPageBreak/>
        <w:drawing>
          <wp:inline distT="0" distB="0" distL="0" distR="0" wp14:anchorId="53A74F74" wp14:editId="76111ADE">
            <wp:extent cx="5971540" cy="2832100"/>
            <wp:effectExtent l="0" t="0" r="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971540" cy="2832100"/>
                    </a:xfrm>
                    <a:prstGeom prst="rect">
                      <a:avLst/>
                    </a:prstGeom>
                  </pic:spPr>
                </pic:pic>
              </a:graphicData>
            </a:graphic>
          </wp:inline>
        </w:drawing>
      </w:r>
    </w:p>
    <w:p w14:paraId="123402C7" w14:textId="0940B821" w:rsidR="00B92529" w:rsidRDefault="00B92529" w:rsidP="00761504">
      <w:r>
        <w:t>Sau khi chạy xong:</w:t>
      </w:r>
    </w:p>
    <w:p w14:paraId="12E478AC" w14:textId="1798216F" w:rsidR="00B92529" w:rsidRDefault="00B92529" w:rsidP="00761504">
      <w:r w:rsidRPr="00B92529">
        <w:drawing>
          <wp:inline distT="0" distB="0" distL="0" distR="0" wp14:anchorId="4247551F" wp14:editId="34797780">
            <wp:extent cx="5971540" cy="292735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971540" cy="2927350"/>
                    </a:xfrm>
                    <a:prstGeom prst="rect">
                      <a:avLst/>
                    </a:prstGeom>
                  </pic:spPr>
                </pic:pic>
              </a:graphicData>
            </a:graphic>
          </wp:inline>
        </w:drawing>
      </w:r>
    </w:p>
    <w:sectPr w:rsidR="00B92529" w:rsidSect="006F23EF">
      <w:pgSz w:w="12240" w:h="15840"/>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39A"/>
    <w:multiLevelType w:val="multilevel"/>
    <w:tmpl w:val="059EC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A5F63"/>
    <w:multiLevelType w:val="multilevel"/>
    <w:tmpl w:val="48BE0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237A"/>
    <w:multiLevelType w:val="multilevel"/>
    <w:tmpl w:val="776A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F4E88"/>
    <w:multiLevelType w:val="multilevel"/>
    <w:tmpl w:val="D674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C064B"/>
    <w:multiLevelType w:val="multilevel"/>
    <w:tmpl w:val="5C1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C19E0"/>
    <w:multiLevelType w:val="multilevel"/>
    <w:tmpl w:val="9AA0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275F6B"/>
    <w:multiLevelType w:val="multilevel"/>
    <w:tmpl w:val="BE58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E34D7B"/>
    <w:multiLevelType w:val="multilevel"/>
    <w:tmpl w:val="7402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1127B"/>
    <w:multiLevelType w:val="multilevel"/>
    <w:tmpl w:val="7466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D575F9"/>
    <w:multiLevelType w:val="multilevel"/>
    <w:tmpl w:val="661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700019"/>
    <w:multiLevelType w:val="hybridMultilevel"/>
    <w:tmpl w:val="7A102264"/>
    <w:lvl w:ilvl="0" w:tplc="D5689C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E83BCC"/>
    <w:multiLevelType w:val="multilevel"/>
    <w:tmpl w:val="7D941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010237">
    <w:abstractNumId w:val="2"/>
  </w:num>
  <w:num w:numId="2" w16cid:durableId="1133792166">
    <w:abstractNumId w:val="0"/>
  </w:num>
  <w:num w:numId="3" w16cid:durableId="1966886014">
    <w:abstractNumId w:val="9"/>
  </w:num>
  <w:num w:numId="4" w16cid:durableId="919606264">
    <w:abstractNumId w:val="4"/>
  </w:num>
  <w:num w:numId="5" w16cid:durableId="2023389240">
    <w:abstractNumId w:val="10"/>
  </w:num>
  <w:num w:numId="6" w16cid:durableId="430904560">
    <w:abstractNumId w:val="1"/>
  </w:num>
  <w:num w:numId="7" w16cid:durableId="1796949903">
    <w:abstractNumId w:val="8"/>
  </w:num>
  <w:num w:numId="8" w16cid:durableId="156307436">
    <w:abstractNumId w:val="11"/>
  </w:num>
  <w:num w:numId="9" w16cid:durableId="2093240615">
    <w:abstractNumId w:val="6"/>
  </w:num>
  <w:num w:numId="10" w16cid:durableId="490947033">
    <w:abstractNumId w:val="5"/>
  </w:num>
  <w:num w:numId="11" w16cid:durableId="1973973004">
    <w:abstractNumId w:val="7"/>
  </w:num>
  <w:num w:numId="12" w16cid:durableId="10580938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365"/>
    <w:rsid w:val="00070D86"/>
    <w:rsid w:val="000D4711"/>
    <w:rsid w:val="00475606"/>
    <w:rsid w:val="006D6365"/>
    <w:rsid w:val="006F23EF"/>
    <w:rsid w:val="00761504"/>
    <w:rsid w:val="00792A14"/>
    <w:rsid w:val="00971D70"/>
    <w:rsid w:val="009D7CB2"/>
    <w:rsid w:val="00B92529"/>
    <w:rsid w:val="00C231A3"/>
    <w:rsid w:val="00D663D1"/>
    <w:rsid w:val="00EB5AB5"/>
    <w:rsid w:val="00EE4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A54CA"/>
  <w15:chartTrackingRefBased/>
  <w15:docId w15:val="{1E11029B-218D-4D96-A934-B70838F88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365"/>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D4711"/>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6F23EF"/>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23EF"/>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71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character" w:customStyle="1" w:styleId="fontstyle01">
    <w:name w:val="fontstyle01"/>
    <w:basedOn w:val="DefaultParagraphFont"/>
    <w:rsid w:val="00C231A3"/>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231A3"/>
    <w:rPr>
      <w:rFonts w:ascii="TimesNewRomanPS-ItalicMT" w:hAnsi="TimesNewRomanPS-ItalicMT" w:hint="default"/>
      <w:b w:val="0"/>
      <w:bCs w:val="0"/>
      <w:i/>
      <w:iCs/>
      <w:color w:val="000000"/>
      <w:sz w:val="24"/>
      <w:szCs w:val="24"/>
    </w:rPr>
  </w:style>
  <w:style w:type="paragraph" w:styleId="NormalWeb">
    <w:name w:val="Normal (Web)"/>
    <w:basedOn w:val="Normal"/>
    <w:uiPriority w:val="99"/>
    <w:semiHidden/>
    <w:unhideWhenUsed/>
    <w:rsid w:val="00C231A3"/>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C231A3"/>
    <w:rPr>
      <w:b/>
      <w:bCs/>
    </w:rPr>
  </w:style>
  <w:style w:type="character" w:customStyle="1" w:styleId="katex-mathml">
    <w:name w:val="katex-mathml"/>
    <w:basedOn w:val="DefaultParagraphFont"/>
    <w:rsid w:val="00C231A3"/>
  </w:style>
  <w:style w:type="character" w:customStyle="1" w:styleId="mord">
    <w:name w:val="mord"/>
    <w:basedOn w:val="DefaultParagraphFont"/>
    <w:rsid w:val="00C231A3"/>
  </w:style>
  <w:style w:type="character" w:customStyle="1" w:styleId="vlist-s">
    <w:name w:val="vlist-s"/>
    <w:basedOn w:val="DefaultParagraphFont"/>
    <w:rsid w:val="00C231A3"/>
  </w:style>
  <w:style w:type="character" w:styleId="HTMLCode">
    <w:name w:val="HTML Code"/>
    <w:basedOn w:val="DefaultParagraphFont"/>
    <w:uiPriority w:val="99"/>
    <w:semiHidden/>
    <w:unhideWhenUsed/>
    <w:rsid w:val="00792A14"/>
    <w:rPr>
      <w:rFonts w:ascii="Courier New" w:eastAsia="Times New Roman" w:hAnsi="Courier New" w:cs="Courier New"/>
      <w:sz w:val="20"/>
      <w:szCs w:val="20"/>
    </w:rPr>
  </w:style>
  <w:style w:type="character" w:customStyle="1" w:styleId="fontstyle31">
    <w:name w:val="fontstyle31"/>
    <w:basedOn w:val="DefaultParagraphFont"/>
    <w:rsid w:val="00D663D1"/>
    <w:rPr>
      <w:rFonts w:ascii="TimesNewRomanPS-ItalicMT" w:hAnsi="TimesNewRomanPS-ItalicMT" w:hint="default"/>
      <w:b w:val="0"/>
      <w:bCs w:val="0"/>
      <w:i/>
      <w:iCs/>
      <w:color w:val="000000"/>
      <w:sz w:val="24"/>
      <w:szCs w:val="24"/>
    </w:rPr>
  </w:style>
  <w:style w:type="character" w:customStyle="1" w:styleId="mrel">
    <w:name w:val="mrel"/>
    <w:basedOn w:val="DefaultParagraphFont"/>
    <w:rsid w:val="00D66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6144">
      <w:bodyDiv w:val="1"/>
      <w:marLeft w:val="0"/>
      <w:marRight w:val="0"/>
      <w:marTop w:val="0"/>
      <w:marBottom w:val="0"/>
      <w:divBdr>
        <w:top w:val="none" w:sz="0" w:space="0" w:color="auto"/>
        <w:left w:val="none" w:sz="0" w:space="0" w:color="auto"/>
        <w:bottom w:val="none" w:sz="0" w:space="0" w:color="auto"/>
        <w:right w:val="none" w:sz="0" w:space="0" w:color="auto"/>
      </w:divBdr>
    </w:div>
    <w:div w:id="1564684344">
      <w:bodyDiv w:val="1"/>
      <w:marLeft w:val="0"/>
      <w:marRight w:val="0"/>
      <w:marTop w:val="0"/>
      <w:marBottom w:val="0"/>
      <w:divBdr>
        <w:top w:val="none" w:sz="0" w:space="0" w:color="auto"/>
        <w:left w:val="none" w:sz="0" w:space="0" w:color="auto"/>
        <w:bottom w:val="none" w:sz="0" w:space="0" w:color="auto"/>
        <w:right w:val="none" w:sz="0" w:space="0" w:color="auto"/>
      </w:divBdr>
    </w:div>
    <w:div w:id="2095323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7DDDDD853C604EAB8987F10F092850" ma:contentTypeVersion="14" ma:contentTypeDescription="Create a new document." ma:contentTypeScope="" ma:versionID="6f4de8ac9130e91bb52d474bccc2feae">
  <xsd:schema xmlns:xsd="http://www.w3.org/2001/XMLSchema" xmlns:xs="http://www.w3.org/2001/XMLSchema" xmlns:p="http://schemas.microsoft.com/office/2006/metadata/properties" xmlns:ns2="b2d53b23-f41c-40f3-83ae-1c979ef99b51" xmlns:ns3="fb96db37-c84d-4af3-bd55-080f1e5e34d1" targetNamespace="http://schemas.microsoft.com/office/2006/metadata/properties" ma:root="true" ma:fieldsID="d18a4f73152567145185700dc2f53f97" ns2:_="" ns3:_="">
    <xsd:import namespace="b2d53b23-f41c-40f3-83ae-1c979ef99b51"/>
    <xsd:import namespace="fb96db37-c84d-4af3-bd55-080f1e5e34d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d53b23-f41c-40f3-83ae-1c979ef99b5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6db37-c84d-4af3-bd55-080f1e5e34d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3581cea7-e217-4190-9a53-e665e6ae6268}" ma:internalName="TaxCatchAll" ma:showField="CatchAllData" ma:web="fb96db37-c84d-4af3-bd55-080f1e5e34d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2d53b23-f41c-40f3-83ae-1c979ef99b51">
      <Terms xmlns="http://schemas.microsoft.com/office/infopath/2007/PartnerControls"/>
    </lcf76f155ced4ddcb4097134ff3c332f>
    <ReferenceId xmlns="b2d53b23-f41c-40f3-83ae-1c979ef99b51" xsi:nil="true"/>
    <TaxCatchAll xmlns="fb96db37-c84d-4af3-bd55-080f1e5e34d1" xsi:nil="true"/>
  </documentManagement>
</p:properties>
</file>

<file path=customXml/itemProps1.xml><?xml version="1.0" encoding="utf-8"?>
<ds:datastoreItem xmlns:ds="http://schemas.openxmlformats.org/officeDocument/2006/customXml" ds:itemID="{6DD8ABCA-9D5D-4917-ACE9-06D3F529EC5A}"/>
</file>

<file path=customXml/itemProps2.xml><?xml version="1.0" encoding="utf-8"?>
<ds:datastoreItem xmlns:ds="http://schemas.openxmlformats.org/officeDocument/2006/customXml" ds:itemID="{AFA0CF47-8A0D-49F8-A6DB-4E292F9A357F}"/>
</file>

<file path=customXml/itemProps3.xml><?xml version="1.0" encoding="utf-8"?>
<ds:datastoreItem xmlns:ds="http://schemas.openxmlformats.org/officeDocument/2006/customXml" ds:itemID="{E0FCFBDB-76BF-4848-ADEF-4978512A583F}"/>
</file>

<file path=docProps/app.xml><?xml version="1.0" encoding="utf-8"?>
<Properties xmlns="http://schemas.openxmlformats.org/officeDocument/2006/extended-properties" xmlns:vt="http://schemas.openxmlformats.org/officeDocument/2006/docPropsVTypes">
  <Template>Normal.dotm</Template>
  <TotalTime>71</TotalTime>
  <Pages>9</Pages>
  <Words>994</Words>
  <Characters>5667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Phuc 20225659</dc:creator>
  <cp:keywords/>
  <dc:description/>
  <cp:lastModifiedBy>Nguyen Hong Phuc 20225659</cp:lastModifiedBy>
  <cp:revision>1</cp:revision>
  <dcterms:created xsi:type="dcterms:W3CDTF">2024-05-29T00:35:00Z</dcterms:created>
  <dcterms:modified xsi:type="dcterms:W3CDTF">2024-05-29T01:46:00Z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0x010100867DDDDD853C604EAB8987F10F092850</vt:lpwstr>
  </property>
</Properties>
</file>