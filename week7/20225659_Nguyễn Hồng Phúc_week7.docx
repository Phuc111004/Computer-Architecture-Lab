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56009" w14:textId="3E063982" w:rsidR="00CA2043" w:rsidRPr="004028BA" w:rsidRDefault="00CA2043" w:rsidP="00CA2043">
      <w:pPr>
        <w:jc w:val="center"/>
        <w:rPr>
          <w:rFonts w:cs="Times New Roman"/>
          <w:b/>
          <w:bCs/>
          <w:sz w:val="48"/>
          <w:szCs w:val="48"/>
        </w:rPr>
      </w:pPr>
      <w:ins w:id="0" w:author="Microsoft Word" w:date="2023-12-20T07:44:00Z">
        <w:r w:rsidRPr="004028BA">
          <w:rPr>
            <w:rFonts w:cs="Times New Roman"/>
            <w:b/>
            <w:bCs/>
            <w:sz w:val="48"/>
            <w:szCs w:val="48"/>
          </w:rPr>
          <w:softHyphen/>
        </w:r>
        <w:r w:rsidRPr="004028BA">
          <w:rPr>
            <w:rFonts w:cs="Times New Roman"/>
            <w:b/>
            <w:bCs/>
            <w:sz w:val="48"/>
            <w:szCs w:val="48"/>
          </w:rPr>
          <w:softHyphen/>
        </w:r>
        <w:r w:rsidRPr="004028BA">
          <w:rPr>
            <w:rFonts w:cs="Times New Roman"/>
            <w:b/>
            <w:bCs/>
            <w:sz w:val="48"/>
            <w:szCs w:val="48"/>
          </w:rPr>
          <w:softHyphen/>
        </w:r>
        <w:r w:rsidRPr="004028BA">
          <w:rPr>
            <w:rFonts w:cs="Times New Roman"/>
            <w:b/>
            <w:bCs/>
            <w:sz w:val="48"/>
            <w:szCs w:val="48"/>
          </w:rPr>
          <w:softHyphen/>
        </w:r>
      </w:ins>
      <w:r w:rsidRPr="004028BA">
        <w:rPr>
          <w:rFonts w:cs="Times New Roman"/>
          <w:b/>
          <w:bCs/>
          <w:sz w:val="48"/>
          <w:szCs w:val="48"/>
        </w:rPr>
        <w:t>Computer Architecture Lab Report Week 7</w:t>
      </w:r>
    </w:p>
    <w:p w14:paraId="7E9224CA" w14:textId="77777777" w:rsidR="00CA2043" w:rsidRPr="004028BA" w:rsidRDefault="00CA2043" w:rsidP="00CA2043">
      <w:pPr>
        <w:jc w:val="center"/>
        <w:rPr>
          <w:rFonts w:cs="Times New Roman"/>
          <w:b/>
          <w:bCs/>
          <w:sz w:val="40"/>
          <w:szCs w:val="40"/>
        </w:rPr>
      </w:pPr>
      <w:r w:rsidRPr="004028BA">
        <w:rPr>
          <w:rFonts w:cs="Times New Roman"/>
          <w:b/>
          <w:bCs/>
          <w:sz w:val="40"/>
          <w:szCs w:val="40"/>
        </w:rPr>
        <w:t>Full name: Nguyễn Hồng Phúc</w:t>
      </w:r>
    </w:p>
    <w:p w14:paraId="479A4C66" w14:textId="77777777" w:rsidR="00CA2043" w:rsidRPr="004028BA" w:rsidRDefault="00CA2043" w:rsidP="00CA2043">
      <w:pPr>
        <w:jc w:val="center"/>
        <w:rPr>
          <w:rFonts w:cs="Times New Roman"/>
          <w:b/>
          <w:bCs/>
          <w:sz w:val="40"/>
          <w:szCs w:val="40"/>
        </w:rPr>
      </w:pPr>
      <w:r w:rsidRPr="004028BA">
        <w:rPr>
          <w:rFonts w:cs="Times New Roman"/>
          <w:b/>
          <w:bCs/>
          <w:sz w:val="40"/>
          <w:szCs w:val="40"/>
        </w:rPr>
        <w:t>Student ID: 20225659</w:t>
      </w:r>
    </w:p>
    <w:p w14:paraId="094736C6" w14:textId="77777777" w:rsidR="004454AE" w:rsidRPr="004028BA" w:rsidRDefault="004454AE" w:rsidP="00CA2043">
      <w:pPr>
        <w:jc w:val="center"/>
        <w:rPr>
          <w:rFonts w:cs="Times New Roman"/>
          <w:b/>
          <w:bCs/>
          <w:sz w:val="30"/>
          <w:szCs w:val="30"/>
        </w:rPr>
      </w:pPr>
    </w:p>
    <w:p w14:paraId="6ABA79EC" w14:textId="23657B65" w:rsidR="004454AE" w:rsidRPr="004028BA" w:rsidRDefault="004454AE" w:rsidP="004454AE">
      <w:pPr>
        <w:rPr>
          <w:rStyle w:val="fontstyle01"/>
          <w:rFonts w:ascii="Times New Roman" w:hAnsi="Times New Roman" w:cs="Times New Roman"/>
          <w:sz w:val="30"/>
          <w:szCs w:val="30"/>
        </w:rPr>
      </w:pPr>
      <w:r w:rsidRPr="004028BA">
        <w:rPr>
          <w:rStyle w:val="fontstyle01"/>
          <w:rFonts w:ascii="Times New Roman" w:hAnsi="Times New Roman" w:cs="Times New Roman"/>
          <w:sz w:val="30"/>
          <w:szCs w:val="30"/>
        </w:rPr>
        <w:t>Assignment 1</w:t>
      </w:r>
    </w:p>
    <w:p w14:paraId="48379578" w14:textId="77777777" w:rsidR="004D7778" w:rsidRPr="004028BA" w:rsidRDefault="004D7778" w:rsidP="004D7778">
      <w:pPr>
        <w:rPr>
          <w:rFonts w:cs="Times New Roman"/>
          <w:b/>
          <w:bCs/>
          <w:sz w:val="26"/>
          <w:szCs w:val="26"/>
        </w:rPr>
      </w:pPr>
      <w:r w:rsidRPr="004028BA">
        <w:rPr>
          <w:rFonts w:cs="Times New Roman"/>
          <w:b/>
          <w:bCs/>
          <w:sz w:val="26"/>
          <w:szCs w:val="26"/>
        </w:rPr>
        <w:t xml:space="preserve">Code: </w:t>
      </w:r>
    </w:p>
    <w:p w14:paraId="153F173D" w14:textId="48BE5109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#Laboratory Exercise 7 Home Assignment 1</w:t>
      </w:r>
    </w:p>
    <w:p w14:paraId="306B419F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.text</w:t>
      </w:r>
    </w:p>
    <w:p w14:paraId="1DC14F06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main: li $a0, -30 #load input parameter</w:t>
      </w:r>
    </w:p>
    <w:p w14:paraId="1C015FFD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jal abs #jump and link to abs procedure</w:t>
      </w:r>
    </w:p>
    <w:p w14:paraId="7BCC3955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nop</w:t>
      </w:r>
    </w:p>
    <w:p w14:paraId="64C07C92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add $s0, $zero, $v0</w:t>
      </w:r>
    </w:p>
    <w:p w14:paraId="4777CF45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li $v0, 10 #terminate</w:t>
      </w:r>
    </w:p>
    <w:p w14:paraId="5A5768ED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syscall</w:t>
      </w:r>
    </w:p>
    <w:p w14:paraId="66612449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endmain:</w:t>
      </w:r>
    </w:p>
    <w:p w14:paraId="37B9FCB5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#--------------------------------------------------------------------</w:t>
      </w:r>
    </w:p>
    <w:p w14:paraId="75206CB7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# function abs</w:t>
      </w:r>
    </w:p>
    <w:p w14:paraId="77F794D3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# param[in] $a0 the interger need to be gained the absolute value</w:t>
      </w:r>
    </w:p>
    <w:p w14:paraId="701555AA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# return $v0 absolute value</w:t>
      </w:r>
    </w:p>
    <w:p w14:paraId="7D845410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#--------------------------------------------------------------------</w:t>
      </w:r>
    </w:p>
    <w:p w14:paraId="5899ED03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abs:</w:t>
      </w:r>
    </w:p>
    <w:p w14:paraId="24266807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sub $v0,$zero,$a0 #put -(a0) in v0; in case (a0)&lt;0</w:t>
      </w:r>
    </w:p>
    <w:p w14:paraId="7071A982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bltz $a0,done #if (a0)&lt;0 then done</w:t>
      </w:r>
    </w:p>
    <w:p w14:paraId="5380DFAE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nop</w:t>
      </w:r>
    </w:p>
    <w:p w14:paraId="1211EF01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add $v0,$a0,$zero #else put (a0) in v0</w:t>
      </w:r>
    </w:p>
    <w:p w14:paraId="550AB634" w14:textId="77777777" w:rsidR="004D7778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done:</w:t>
      </w:r>
    </w:p>
    <w:p w14:paraId="6F069CDD" w14:textId="16FCD59D" w:rsidR="004454AE" w:rsidRPr="004028BA" w:rsidRDefault="004D7778" w:rsidP="004D777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jr $ra</w:t>
      </w:r>
    </w:p>
    <w:p w14:paraId="61EF752A" w14:textId="4FDD18D8" w:rsidR="00EB5AB5" w:rsidRPr="004028BA" w:rsidRDefault="004D7778">
      <w:pPr>
        <w:rPr>
          <w:rFonts w:cs="Times New Roman"/>
          <w:b/>
          <w:bCs/>
          <w:sz w:val="26"/>
          <w:szCs w:val="26"/>
        </w:rPr>
      </w:pPr>
      <w:r w:rsidRPr="004028BA">
        <w:rPr>
          <w:rFonts w:cs="Times New Roman"/>
          <w:b/>
          <w:bCs/>
          <w:sz w:val="26"/>
          <w:szCs w:val="26"/>
        </w:rPr>
        <w:lastRenderedPageBreak/>
        <w:t>Kết quả:</w:t>
      </w:r>
    </w:p>
    <w:p w14:paraId="0936EC17" w14:textId="764D0399" w:rsidR="004D7778" w:rsidRPr="004028BA" w:rsidRDefault="008C599A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-Trước khi chạy lệnh jal:</w:t>
      </w:r>
    </w:p>
    <w:p w14:paraId="433D50FF" w14:textId="599A7268" w:rsidR="008C599A" w:rsidRPr="004028BA" w:rsidRDefault="001C70F3">
      <w:pPr>
        <w:rPr>
          <w:rFonts w:cs="Times New Roman"/>
          <w:sz w:val="26"/>
          <w:szCs w:val="26"/>
        </w:rPr>
      </w:pPr>
      <w:r w:rsidRPr="004028BA">
        <w:rPr>
          <w:rFonts w:cs="Times New Roman"/>
          <w:noProof/>
          <w:sz w:val="26"/>
          <w:szCs w:val="26"/>
        </w:rPr>
        <w:drawing>
          <wp:inline distT="0" distB="0" distL="0" distR="0" wp14:anchorId="1523DFEB" wp14:editId="674E9D80">
            <wp:extent cx="5971540" cy="2543810"/>
            <wp:effectExtent l="0" t="0" r="0" b="889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85C0" w14:textId="460B4AEB" w:rsidR="001C70F3" w:rsidRPr="004028BA" w:rsidRDefault="001C70F3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-Sau khi chạy xong</w:t>
      </w:r>
      <w:r w:rsidR="00FE1E67" w:rsidRPr="004028BA">
        <w:rPr>
          <w:rFonts w:cs="Times New Roman"/>
          <w:sz w:val="26"/>
          <w:szCs w:val="26"/>
        </w:rPr>
        <w:t>:</w:t>
      </w:r>
    </w:p>
    <w:p w14:paraId="27D278D4" w14:textId="24636454" w:rsidR="00FE1E67" w:rsidRPr="004028BA" w:rsidRDefault="00DC1DE9">
      <w:pPr>
        <w:rPr>
          <w:rFonts w:cs="Times New Roman"/>
          <w:sz w:val="26"/>
          <w:szCs w:val="26"/>
        </w:rPr>
      </w:pPr>
      <w:r w:rsidRPr="004028BA">
        <w:rPr>
          <w:rFonts w:cs="Times New Roman"/>
          <w:noProof/>
          <w:sz w:val="26"/>
          <w:szCs w:val="26"/>
        </w:rPr>
        <w:drawing>
          <wp:inline distT="0" distB="0" distL="0" distR="0" wp14:anchorId="140CBC0A" wp14:editId="02E3D81C">
            <wp:extent cx="5971540" cy="256032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8BE2" w14:textId="14B4352A" w:rsidR="0094122D" w:rsidRPr="004028BA" w:rsidRDefault="0094122D">
      <w:pPr>
        <w:rPr>
          <w:rFonts w:cs="Times New Roman"/>
          <w:color w:val="000000"/>
          <w:sz w:val="26"/>
          <w:szCs w:val="26"/>
        </w:rPr>
      </w:pPr>
      <w:r w:rsidRPr="004028BA">
        <w:rPr>
          <w:rFonts w:cs="Times New Roman"/>
          <w:color w:val="000000"/>
          <w:sz w:val="26"/>
          <w:szCs w:val="26"/>
        </w:rPr>
        <w:t>Nhận xét:</w:t>
      </w:r>
      <w:r w:rsidRPr="004028BA">
        <w:rPr>
          <w:rFonts w:cs="Times New Roman"/>
          <w:color w:val="000000"/>
          <w:sz w:val="26"/>
          <w:szCs w:val="26"/>
        </w:rPr>
        <w:br/>
        <w:t>- Khi chạy lệnh jal abs (địa chỉ lệnh 0x00400004) thì thanh ghi $ra</w:t>
      </w:r>
      <w:r w:rsidRPr="004028BA">
        <w:rPr>
          <w:rFonts w:cs="Times New Roman"/>
          <w:color w:val="000000"/>
          <w:sz w:val="26"/>
          <w:szCs w:val="26"/>
        </w:rPr>
        <w:br/>
        <w:t>được gán bằng địa chỉ của câu lệnh tiếp theo (0x00400008) và thanh ghi</w:t>
      </w:r>
      <w:r w:rsidRPr="004028BA">
        <w:rPr>
          <w:rFonts w:cs="Times New Roman"/>
          <w:color w:val="000000"/>
          <w:sz w:val="26"/>
          <w:szCs w:val="26"/>
        </w:rPr>
        <w:br/>
        <w:t xml:space="preserve">pc được gán bằng địa chỉ 0x00400018 (địa chỉ tại nhãn </w:t>
      </w:r>
      <w:r w:rsidRPr="004028BA">
        <w:rPr>
          <w:rFonts w:cs="Times New Roman"/>
          <w:color w:val="000000"/>
          <w:sz w:val="26"/>
          <w:szCs w:val="28"/>
        </w:rPr>
        <w:t>abs</w:t>
      </w:r>
      <w:r w:rsidRPr="004028BA">
        <w:rPr>
          <w:rFonts w:cs="Times New Roman"/>
          <w:color w:val="000000"/>
          <w:sz w:val="26"/>
          <w:szCs w:val="26"/>
        </w:rPr>
        <w:t>)</w:t>
      </w:r>
      <w:r w:rsidRPr="004028BA">
        <w:rPr>
          <w:rFonts w:cs="Times New Roman"/>
          <w:color w:val="000000"/>
          <w:sz w:val="26"/>
          <w:szCs w:val="26"/>
        </w:rPr>
        <w:br/>
        <w:t>- Kết quả cuối cùng ta lấy được giá trị tuyệt đối của số được nạp vào trong</w:t>
      </w:r>
      <w:r w:rsidRPr="004028BA">
        <w:rPr>
          <w:rFonts w:cs="Times New Roman"/>
          <w:color w:val="000000"/>
          <w:sz w:val="26"/>
          <w:szCs w:val="26"/>
        </w:rPr>
        <w:br/>
        <w:t>thanh ghi $a0 và ghi kết quả đó vào thanh ghi $s0</w:t>
      </w:r>
    </w:p>
    <w:p w14:paraId="0A63103F" w14:textId="5B78598C" w:rsidR="008D49D6" w:rsidRPr="004028BA" w:rsidRDefault="00C6025D">
      <w:pPr>
        <w:rPr>
          <w:rStyle w:val="fontstyle01"/>
          <w:rFonts w:ascii="Times New Roman" w:hAnsi="Times New Roman" w:cs="Times New Roman"/>
          <w:sz w:val="30"/>
          <w:szCs w:val="30"/>
        </w:rPr>
      </w:pPr>
      <w:r w:rsidRPr="004028BA">
        <w:rPr>
          <w:rStyle w:val="fontstyle01"/>
          <w:rFonts w:ascii="Times New Roman" w:hAnsi="Times New Roman" w:cs="Times New Roman"/>
          <w:sz w:val="30"/>
          <w:szCs w:val="30"/>
        </w:rPr>
        <w:t>Assignment 2</w:t>
      </w:r>
    </w:p>
    <w:p w14:paraId="11AEA094" w14:textId="51A7E0AA" w:rsidR="00C6025D" w:rsidRPr="004028BA" w:rsidRDefault="00C6025D">
      <w:pPr>
        <w:rPr>
          <w:rStyle w:val="fontstyle01"/>
          <w:rFonts w:ascii="Times New Roman" w:hAnsi="Times New Roman" w:cs="Times New Roman"/>
          <w:color w:val="auto"/>
        </w:rPr>
      </w:pPr>
      <w:r w:rsidRPr="004028BA">
        <w:rPr>
          <w:rStyle w:val="fontstyle01"/>
          <w:rFonts w:ascii="Times New Roman" w:hAnsi="Times New Roman" w:cs="Times New Roman"/>
          <w:color w:val="auto"/>
        </w:rPr>
        <w:t>Code:</w:t>
      </w:r>
    </w:p>
    <w:p w14:paraId="49A34F80" w14:textId="77777777" w:rsidR="00E8391E" w:rsidRPr="004028BA" w:rsidRDefault="00E8391E">
      <w:pPr>
        <w:rPr>
          <w:rStyle w:val="fontstyle01"/>
          <w:rFonts w:ascii="Times New Roman" w:hAnsi="Times New Roman" w:cs="Times New Roman"/>
          <w:color w:val="auto"/>
        </w:rPr>
      </w:pPr>
    </w:p>
    <w:p w14:paraId="63F74365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lastRenderedPageBreak/>
        <w:t>#Laboratory Exercise 7, Home Assignment 2</w:t>
      </w:r>
    </w:p>
    <w:p w14:paraId="1FE15BB3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.text</w:t>
      </w:r>
    </w:p>
    <w:p w14:paraId="2387ABFC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main: li $a0,2 #load test input</w:t>
      </w:r>
    </w:p>
    <w:p w14:paraId="26DDA0BD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li $a1,-6</w:t>
      </w:r>
    </w:p>
    <w:p w14:paraId="1F6C435C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li $a2,-9</w:t>
      </w:r>
    </w:p>
    <w:p w14:paraId="1760EBF4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jal max #call max procedure</w:t>
      </w:r>
    </w:p>
    <w:p w14:paraId="7C48A6B6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nop</w:t>
      </w:r>
    </w:p>
    <w:p w14:paraId="0A30815E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li $v0, 10 #terminate</w:t>
      </w:r>
    </w:p>
    <w:p w14:paraId="01DFA056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syscall</w:t>
      </w:r>
    </w:p>
    <w:p w14:paraId="7B16A4A8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endmain:</w:t>
      </w:r>
    </w:p>
    <w:p w14:paraId="2EB7C1B0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#---------------------------------------------------------------------</w:t>
      </w:r>
    </w:p>
    <w:p w14:paraId="1EA184A0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#Procedure max: find the largest of three integers</w:t>
      </w:r>
    </w:p>
    <w:p w14:paraId="3569BF6C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#param[in] $a0 integers</w:t>
      </w:r>
    </w:p>
    <w:p w14:paraId="34E16F25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#param[in] $a1 integers</w:t>
      </w:r>
    </w:p>
    <w:p w14:paraId="4771C146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#param[in] $a2 integers</w:t>
      </w:r>
    </w:p>
    <w:p w14:paraId="7210644E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#return $v0 the largest value</w:t>
      </w:r>
    </w:p>
    <w:p w14:paraId="79E50848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#---------------------------------------------------------------------</w:t>
      </w:r>
    </w:p>
    <w:p w14:paraId="627BAD69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 xml:space="preserve">max: </w:t>
      </w:r>
    </w:p>
    <w:p w14:paraId="3DB88DB4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add $v1,$a0,$zero #copy (a0) in v0; largest so far</w:t>
      </w:r>
    </w:p>
    <w:p w14:paraId="6C211631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sub $t0,$a1,$v1 #compute (a1)-(v0)</w:t>
      </w:r>
    </w:p>
    <w:p w14:paraId="4C5D53E8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bltz $t0,okay #if (a1)-(v0)&lt;0 then no change</w:t>
      </w:r>
    </w:p>
    <w:p w14:paraId="3368B9BB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nop</w:t>
      </w:r>
    </w:p>
    <w:p w14:paraId="53AA1B97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add $v1,$a1,$zero #else (a1) is largest thus far</w:t>
      </w:r>
    </w:p>
    <w:p w14:paraId="3FF155D5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okay: sub $t0,$a2,$v1 #compute (a2)-(v0)</w:t>
      </w:r>
    </w:p>
    <w:p w14:paraId="2876AE63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bltz $t0,done #if (a2)-(v0)&lt;0 then no change</w:t>
      </w:r>
    </w:p>
    <w:p w14:paraId="6C0CD5EB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nop</w:t>
      </w:r>
    </w:p>
    <w:p w14:paraId="43777CED" w14:textId="77777777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add $v1,$a2,$zero #else (a2) is largest overall</w:t>
      </w:r>
    </w:p>
    <w:p w14:paraId="0867E214" w14:textId="5A0060F2" w:rsidR="00E8391E" w:rsidRPr="004028BA" w:rsidRDefault="00E8391E" w:rsidP="00E8391E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done: jr $ra #return to calling program</w:t>
      </w:r>
    </w:p>
    <w:p w14:paraId="36E9447A" w14:textId="48C9FD2C" w:rsidR="00C6025D" w:rsidRPr="004028BA" w:rsidRDefault="0061469D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lastRenderedPageBreak/>
        <w:t>Kết quả chạy chương trình:</w:t>
      </w:r>
    </w:p>
    <w:p w14:paraId="5C29D06B" w14:textId="38ECE609" w:rsidR="0061469D" w:rsidRPr="004028BA" w:rsidRDefault="0061469D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noProof/>
          <w:color w:val="auto"/>
        </w:rPr>
        <w:drawing>
          <wp:inline distT="0" distB="0" distL="0" distR="0" wp14:anchorId="7341AE73" wp14:editId="7B0A2991">
            <wp:extent cx="5971540" cy="269430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950A" w14:textId="477162F8" w:rsidR="0061469D" w:rsidRPr="004028BA" w:rsidRDefault="0061469D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Số lớn nhất là 2 được lưu vào $v1</w:t>
      </w:r>
    </w:p>
    <w:p w14:paraId="549AE695" w14:textId="136AFB22" w:rsidR="0061469D" w:rsidRPr="004028BA" w:rsidRDefault="00F20FE2">
      <w:pPr>
        <w:rPr>
          <w:rFonts w:cs="Times New Roman"/>
          <w:color w:val="000000"/>
          <w:sz w:val="26"/>
          <w:szCs w:val="26"/>
        </w:rPr>
      </w:pPr>
      <w:r w:rsidRPr="004028BA">
        <w:rPr>
          <w:rFonts w:cs="Times New Roman"/>
          <w:b/>
          <w:bCs/>
          <w:color w:val="000000"/>
          <w:sz w:val="26"/>
          <w:szCs w:val="26"/>
        </w:rPr>
        <w:t>Nhận xét:</w:t>
      </w:r>
      <w:r w:rsidRPr="004028BA">
        <w:rPr>
          <w:rFonts w:cs="Times New Roman"/>
          <w:color w:val="000000"/>
          <w:sz w:val="26"/>
          <w:szCs w:val="26"/>
        </w:rPr>
        <w:br/>
        <w:t>- Khi chạy lệnh jal thì thanh ghi $ra được gán bằng giá trị của địa chỉ</w:t>
      </w:r>
      <w:r w:rsidRPr="004028BA">
        <w:rPr>
          <w:rFonts w:cs="Times New Roman"/>
          <w:color w:val="000000"/>
          <w:sz w:val="26"/>
          <w:szCs w:val="26"/>
        </w:rPr>
        <w:br/>
        <w:t>của câu lệnh tiếp theo sau jal trong nhãn main. Thanh ghi pc được gán</w:t>
      </w:r>
      <w:r w:rsidRPr="004028BA">
        <w:rPr>
          <w:rFonts w:cs="Times New Roman"/>
          <w:color w:val="000000"/>
          <w:sz w:val="26"/>
          <w:szCs w:val="26"/>
        </w:rPr>
        <w:br/>
        <w:t>bằng địa chỉ của nhãn max để câu lệnh tiếp tục được thực hiện bắt đầu</w:t>
      </w:r>
      <w:r w:rsidRPr="004028BA">
        <w:rPr>
          <w:rFonts w:cs="Times New Roman"/>
          <w:color w:val="000000"/>
          <w:sz w:val="26"/>
          <w:szCs w:val="26"/>
        </w:rPr>
        <w:br/>
        <w:t>từ nhãn max. Sau khi chạy đến jr $ra thì pc được gán bằng địa chỉ</w:t>
      </w:r>
      <w:r w:rsidRPr="004028BA">
        <w:rPr>
          <w:rFonts w:cs="Times New Roman"/>
          <w:color w:val="000000"/>
          <w:sz w:val="26"/>
          <w:szCs w:val="26"/>
        </w:rPr>
        <w:br/>
        <w:t>trong $ra (địa chỉ của nop)</w:t>
      </w:r>
    </w:p>
    <w:p w14:paraId="65A9F27C" w14:textId="1E37F8F2" w:rsidR="00F20FE2" w:rsidRPr="004028BA" w:rsidRDefault="00D63172">
      <w:pPr>
        <w:rPr>
          <w:rStyle w:val="fontstyle01"/>
          <w:rFonts w:ascii="Times New Roman" w:hAnsi="Times New Roman" w:cs="Times New Roman"/>
          <w:sz w:val="30"/>
          <w:szCs w:val="30"/>
        </w:rPr>
      </w:pPr>
      <w:r w:rsidRPr="004028BA">
        <w:rPr>
          <w:rStyle w:val="fontstyle01"/>
          <w:rFonts w:ascii="Times New Roman" w:hAnsi="Times New Roman" w:cs="Times New Roman"/>
          <w:sz w:val="30"/>
          <w:szCs w:val="30"/>
        </w:rPr>
        <w:t>Assignment 3</w:t>
      </w:r>
    </w:p>
    <w:p w14:paraId="6579F727" w14:textId="4CAC6D17" w:rsidR="00D63172" w:rsidRPr="004028BA" w:rsidRDefault="00D63172">
      <w:pPr>
        <w:rPr>
          <w:rStyle w:val="fontstyle01"/>
          <w:rFonts w:ascii="Times New Roman" w:hAnsi="Times New Roman" w:cs="Times New Roman"/>
          <w:color w:val="auto"/>
        </w:rPr>
      </w:pPr>
      <w:r w:rsidRPr="004028BA">
        <w:rPr>
          <w:rStyle w:val="fontstyle01"/>
          <w:rFonts w:ascii="Times New Roman" w:hAnsi="Times New Roman" w:cs="Times New Roman"/>
          <w:color w:val="auto"/>
        </w:rPr>
        <w:t>Code:</w:t>
      </w:r>
    </w:p>
    <w:p w14:paraId="1702CE6B" w14:textId="77777777" w:rsidR="00DC10F8" w:rsidRPr="004028BA" w:rsidRDefault="00DC10F8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#Laboratory Exercise 7, Home Assignment 3</w:t>
      </w:r>
    </w:p>
    <w:p w14:paraId="61B58CA7" w14:textId="77777777" w:rsidR="00DC10F8" w:rsidRPr="004028BA" w:rsidRDefault="00DC10F8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.text</w:t>
      </w:r>
    </w:p>
    <w:p w14:paraId="0CE1BBD6" w14:textId="77777777" w:rsidR="00DC10F8" w:rsidRPr="004028BA" w:rsidRDefault="00DC10F8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li $s1,7</w:t>
      </w:r>
    </w:p>
    <w:p w14:paraId="4AEFBA10" w14:textId="77777777" w:rsidR="00DC10F8" w:rsidRPr="004028BA" w:rsidRDefault="00DC10F8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li $s0,9</w:t>
      </w:r>
    </w:p>
    <w:p w14:paraId="69C1CFED" w14:textId="77777777" w:rsidR="00DC10F8" w:rsidRPr="004028BA" w:rsidRDefault="00DC10F8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push: addi $sp,$sp,-8 #adjust the stack pointer</w:t>
      </w:r>
    </w:p>
    <w:p w14:paraId="4B52A850" w14:textId="77777777" w:rsidR="00DC10F8" w:rsidRPr="004028BA" w:rsidRDefault="00DC10F8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sw $s0,4($sp) #push $s0 to stack</w:t>
      </w:r>
    </w:p>
    <w:p w14:paraId="3D0FF083" w14:textId="77777777" w:rsidR="00DC10F8" w:rsidRPr="004028BA" w:rsidRDefault="00DC10F8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sw $s1,0($sp) #push $s1 to stack</w:t>
      </w:r>
    </w:p>
    <w:p w14:paraId="278A9733" w14:textId="77777777" w:rsidR="00DC10F8" w:rsidRPr="004028BA" w:rsidRDefault="00DC10F8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work: nop</w:t>
      </w:r>
    </w:p>
    <w:p w14:paraId="0AD74F8E" w14:textId="77777777" w:rsidR="00DC10F8" w:rsidRPr="004028BA" w:rsidRDefault="00DC10F8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nop</w:t>
      </w:r>
    </w:p>
    <w:p w14:paraId="0113ADC4" w14:textId="77777777" w:rsidR="00DC10F8" w:rsidRPr="004028BA" w:rsidRDefault="00DC10F8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nop</w:t>
      </w:r>
    </w:p>
    <w:p w14:paraId="6AFDEE00" w14:textId="77777777" w:rsidR="00DC10F8" w:rsidRPr="004028BA" w:rsidRDefault="00DC10F8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pop: lw $s0,0($sp) #pop from stack to $s0</w:t>
      </w:r>
    </w:p>
    <w:p w14:paraId="2AA05FE0" w14:textId="77777777" w:rsidR="00DC10F8" w:rsidRPr="004028BA" w:rsidRDefault="00DC10F8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lastRenderedPageBreak/>
        <w:t>lw $s1,4($sp) #pop from stack to $s1</w:t>
      </w:r>
    </w:p>
    <w:p w14:paraId="2C0BD8E4" w14:textId="4BC77B37" w:rsidR="00D63172" w:rsidRPr="004028BA" w:rsidRDefault="00DC10F8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addi $sp,$sp,8 #adjust the stack pointer</w:t>
      </w:r>
    </w:p>
    <w:p w14:paraId="7CCDBDC4" w14:textId="09186EE7" w:rsidR="00561F47" w:rsidRPr="004028BA" w:rsidRDefault="00561F47" w:rsidP="00DC10F8">
      <w:pPr>
        <w:rPr>
          <w:rFonts w:cs="Times New Roman"/>
          <w:b/>
          <w:bCs/>
          <w:sz w:val="26"/>
          <w:szCs w:val="26"/>
        </w:rPr>
      </w:pPr>
      <w:r w:rsidRPr="004028BA">
        <w:rPr>
          <w:rFonts w:cs="Times New Roman"/>
          <w:b/>
          <w:bCs/>
          <w:sz w:val="26"/>
          <w:szCs w:val="26"/>
        </w:rPr>
        <w:t>Kết quả:</w:t>
      </w:r>
    </w:p>
    <w:p w14:paraId="40D65DF1" w14:textId="2B2AF9FE" w:rsidR="00561F47" w:rsidRPr="004028BA" w:rsidRDefault="00561F47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- Trước khi chạy lệnh addi ở nhãn push:</w:t>
      </w:r>
    </w:p>
    <w:p w14:paraId="6D0D592D" w14:textId="0B31915A" w:rsidR="00561F47" w:rsidRPr="004028BA" w:rsidRDefault="005F4D09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noProof/>
          <w:sz w:val="26"/>
          <w:szCs w:val="26"/>
        </w:rPr>
        <w:drawing>
          <wp:inline distT="0" distB="0" distL="0" distR="0" wp14:anchorId="07A1F261" wp14:editId="2AC4A90C">
            <wp:extent cx="5971540" cy="27063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8CFE" w14:textId="6EABCF19" w:rsidR="005F4D09" w:rsidRPr="004028BA" w:rsidRDefault="009C3DED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$sp</w:t>
      </w:r>
      <w:r w:rsidR="00AB6CD5" w:rsidRPr="004028BA">
        <w:rPr>
          <w:rFonts w:cs="Times New Roman"/>
          <w:sz w:val="26"/>
          <w:szCs w:val="26"/>
        </w:rPr>
        <w:t xml:space="preserve"> </w:t>
      </w:r>
      <w:r w:rsidRPr="004028BA">
        <w:rPr>
          <w:rFonts w:cs="Times New Roman"/>
          <w:sz w:val="26"/>
          <w:szCs w:val="26"/>
        </w:rPr>
        <w:t>=</w:t>
      </w:r>
      <w:r w:rsidR="00AB6CD5" w:rsidRPr="004028BA">
        <w:rPr>
          <w:rFonts w:cs="Times New Roman"/>
          <w:sz w:val="26"/>
          <w:szCs w:val="26"/>
        </w:rPr>
        <w:t xml:space="preserve"> </w:t>
      </w:r>
      <w:r w:rsidRPr="004028BA">
        <w:rPr>
          <w:rFonts w:cs="Times New Roman"/>
          <w:sz w:val="26"/>
          <w:szCs w:val="26"/>
        </w:rPr>
        <w:t>0x7fffeffc</w:t>
      </w:r>
    </w:p>
    <w:p w14:paraId="0AE787AC" w14:textId="0A282180" w:rsidR="009C3DED" w:rsidRPr="004028BA" w:rsidRDefault="00F345D1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- Sau khi chạy lệnh addi ở nhãn push:</w:t>
      </w:r>
    </w:p>
    <w:p w14:paraId="0C07B1F5" w14:textId="169C61B6" w:rsidR="00AB6CD5" w:rsidRPr="004028BA" w:rsidRDefault="00AB6CD5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sz w:val="26"/>
          <w:szCs w:val="26"/>
        </w:rPr>
        <w:t>$sp = 0x7fffeff4</w:t>
      </w:r>
    </w:p>
    <w:p w14:paraId="6B847D8C" w14:textId="123D6110" w:rsidR="00F345D1" w:rsidRPr="004028BA" w:rsidRDefault="005F40E0" w:rsidP="00DC10F8">
      <w:pPr>
        <w:rPr>
          <w:rFonts w:cs="Times New Roman"/>
          <w:sz w:val="26"/>
          <w:szCs w:val="26"/>
        </w:rPr>
      </w:pPr>
      <w:r w:rsidRPr="004028BA">
        <w:rPr>
          <w:rFonts w:cs="Times New Roman"/>
          <w:noProof/>
          <w:sz w:val="26"/>
          <w:szCs w:val="26"/>
        </w:rPr>
        <w:drawing>
          <wp:inline distT="0" distB="0" distL="0" distR="0" wp14:anchorId="57C152EA" wp14:editId="42DDAB82">
            <wp:extent cx="5971540" cy="273304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7181" w14:textId="6C52392C" w:rsidR="00F20FE2" w:rsidRPr="004028BA" w:rsidRDefault="00DC113A">
      <w:pPr>
        <w:rPr>
          <w:rFonts w:cs="Times New Roman"/>
          <w:color w:val="000000"/>
          <w:sz w:val="26"/>
          <w:szCs w:val="26"/>
        </w:rPr>
      </w:pPr>
      <w:r w:rsidRPr="004028BA">
        <w:rPr>
          <w:rFonts w:cs="Times New Roman"/>
          <w:color w:val="000000"/>
          <w:sz w:val="26"/>
          <w:szCs w:val="26"/>
        </w:rPr>
        <w:t xml:space="preserve">+ </w:t>
      </w:r>
      <w:r w:rsidR="00E12173" w:rsidRPr="004028BA">
        <w:rPr>
          <w:rFonts w:cs="Times New Roman"/>
          <w:color w:val="000000"/>
          <w:sz w:val="26"/>
          <w:szCs w:val="26"/>
        </w:rPr>
        <w:t>Thanh ghi $sp được giảm đi 8 byte (tức là có sự cấp phát cho bộ nhớ</w:t>
      </w:r>
      <w:r w:rsidR="00E12173" w:rsidRPr="004028BA">
        <w:rPr>
          <w:rFonts w:cs="Times New Roman"/>
          <w:color w:val="000000"/>
          <w:sz w:val="26"/>
          <w:szCs w:val="26"/>
        </w:rPr>
        <w:br/>
        <w:t>stack 8 byte)</w:t>
      </w:r>
      <w:r w:rsidR="00E12173" w:rsidRPr="004028BA">
        <w:rPr>
          <w:rFonts w:cs="Times New Roman"/>
          <w:color w:val="000000"/>
          <w:sz w:val="26"/>
          <w:szCs w:val="26"/>
        </w:rPr>
        <w:br/>
      </w:r>
      <w:r w:rsidRPr="004028BA">
        <w:rPr>
          <w:rFonts w:cs="Times New Roman"/>
          <w:color w:val="000000"/>
          <w:sz w:val="26"/>
          <w:szCs w:val="26"/>
        </w:rPr>
        <w:t>+</w:t>
      </w:r>
      <w:r w:rsidR="00E12173" w:rsidRPr="004028BA">
        <w:rPr>
          <w:rFonts w:cs="Times New Roman"/>
          <w:color w:val="000000"/>
          <w:sz w:val="26"/>
          <w:szCs w:val="26"/>
        </w:rPr>
        <w:t xml:space="preserve"> Sau đó lần lượt ghi giá trị trong $s0 vào $sp + 4, giá trị trong $s1 vào</w:t>
      </w:r>
      <w:r w:rsidR="00E12173" w:rsidRPr="004028BA">
        <w:rPr>
          <w:rFonts w:cs="Times New Roman"/>
          <w:color w:val="000000"/>
          <w:sz w:val="26"/>
          <w:szCs w:val="26"/>
        </w:rPr>
        <w:br/>
      </w:r>
      <w:r w:rsidR="00E12173" w:rsidRPr="004028BA">
        <w:rPr>
          <w:rFonts w:cs="Times New Roman"/>
          <w:color w:val="000000"/>
          <w:sz w:val="26"/>
          <w:szCs w:val="26"/>
        </w:rPr>
        <w:lastRenderedPageBreak/>
        <w:t>$sp + 0</w:t>
      </w:r>
      <w:r w:rsidR="00E12173" w:rsidRPr="004028BA">
        <w:rPr>
          <w:rFonts w:cs="Times New Roman"/>
          <w:color w:val="000000"/>
          <w:sz w:val="26"/>
          <w:szCs w:val="26"/>
        </w:rPr>
        <w:br/>
        <w:t>- Sau khi chạy lệnh addi ở nhãn pop:</w:t>
      </w:r>
    </w:p>
    <w:p w14:paraId="27452ED5" w14:textId="49C495EA" w:rsidR="000B2B7A" w:rsidRPr="004028BA" w:rsidRDefault="000B2B7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noProof/>
          <w:color w:val="auto"/>
        </w:rPr>
        <w:drawing>
          <wp:inline distT="0" distB="0" distL="0" distR="0" wp14:anchorId="15B7FEAA" wp14:editId="196638EB">
            <wp:extent cx="5971540" cy="262953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6541" w14:textId="317EF78D" w:rsidR="000B2B7A" w:rsidRPr="004028BA" w:rsidRDefault="00DC113A">
      <w:pPr>
        <w:rPr>
          <w:rFonts w:cs="Times New Roman"/>
          <w:color w:val="000000"/>
          <w:sz w:val="26"/>
          <w:szCs w:val="26"/>
        </w:rPr>
      </w:pPr>
      <w:r w:rsidRPr="004028BA">
        <w:rPr>
          <w:rFonts w:cs="Times New Roman"/>
          <w:color w:val="000000"/>
          <w:sz w:val="26"/>
          <w:szCs w:val="26"/>
        </w:rPr>
        <w:t>+ Thực hiện đổi chỗ hai số bằng cách load giá trị tại địa chỉ $sp + 0 vào</w:t>
      </w:r>
      <w:r w:rsidRPr="004028BA">
        <w:rPr>
          <w:rFonts w:cs="Times New Roman"/>
          <w:color w:val="000000"/>
          <w:sz w:val="26"/>
          <w:szCs w:val="26"/>
        </w:rPr>
        <w:br/>
        <w:t>$s1, load giá trị tại địa chỉ $sp + 4 vào $s1</w:t>
      </w:r>
      <w:r w:rsidRPr="004028BA">
        <w:rPr>
          <w:rFonts w:cs="Times New Roman"/>
          <w:color w:val="000000"/>
          <w:sz w:val="26"/>
          <w:szCs w:val="26"/>
        </w:rPr>
        <w:br/>
        <w:t>+  Lệnh add $sp, $sp, 8 (giúp giải phóng stack, trả lại đỉnh stack)</w:t>
      </w:r>
    </w:p>
    <w:p w14:paraId="201FB93A" w14:textId="467A86BD" w:rsidR="00791DF2" w:rsidRPr="004028BA" w:rsidRDefault="00791DF2">
      <w:pPr>
        <w:rPr>
          <w:rStyle w:val="fontstyle01"/>
          <w:rFonts w:ascii="Times New Roman" w:hAnsi="Times New Roman" w:cs="Times New Roman"/>
          <w:sz w:val="30"/>
          <w:szCs w:val="30"/>
        </w:rPr>
      </w:pPr>
      <w:r w:rsidRPr="004028BA">
        <w:rPr>
          <w:rStyle w:val="fontstyle01"/>
          <w:rFonts w:ascii="Times New Roman" w:hAnsi="Times New Roman" w:cs="Times New Roman"/>
          <w:sz w:val="30"/>
          <w:szCs w:val="30"/>
        </w:rPr>
        <w:t>Assignment 4</w:t>
      </w:r>
    </w:p>
    <w:p w14:paraId="26FF3F42" w14:textId="1D94595A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color w:val="auto"/>
        </w:rPr>
        <w:t>Code:</w:t>
      </w:r>
    </w:p>
    <w:p w14:paraId="57DD877E" w14:textId="4C9FBC15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#Laboratory Exercise 7, Home Assignment 4</w:t>
      </w:r>
    </w:p>
    <w:p w14:paraId="68A3E1BC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.data</w:t>
      </w:r>
    </w:p>
    <w:p w14:paraId="7217D7E3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Message: .asciiz "Ket qua tinh giai thua la: "</w:t>
      </w:r>
    </w:p>
    <w:p w14:paraId="17C22391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.text</w:t>
      </w:r>
    </w:p>
    <w:p w14:paraId="0DDB2E25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main: jal WARP</w:t>
      </w:r>
    </w:p>
    <w:p w14:paraId="2C860B52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print: add $a1, $v0, $zero # $a0 = result from N!</w:t>
      </w:r>
    </w:p>
    <w:p w14:paraId="2D6D2660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li $v0, 56</w:t>
      </w:r>
    </w:p>
    <w:p w14:paraId="4F6605B1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la $a0, Message</w:t>
      </w:r>
    </w:p>
    <w:p w14:paraId="17F548D2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syscall</w:t>
      </w:r>
    </w:p>
    <w:p w14:paraId="37F75AE2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quit: li $v0, 10 #terminate</w:t>
      </w:r>
    </w:p>
    <w:p w14:paraId="27666B97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syscall</w:t>
      </w:r>
    </w:p>
    <w:p w14:paraId="1F3A5161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endmain:</w:t>
      </w:r>
    </w:p>
    <w:p w14:paraId="1B50C1B2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#--------------------------------------------------------------------</w:t>
      </w:r>
    </w:p>
    <w:p w14:paraId="042379C6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lastRenderedPageBreak/>
        <w:t>#Procedure WARP: assign value and call FACT</w:t>
      </w:r>
    </w:p>
    <w:p w14:paraId="60034591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#---------------------------------------------------------------------</w:t>
      </w:r>
    </w:p>
    <w:p w14:paraId="7890C50E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WARP: sw $fp,-4($sp) #save frame pointer (1)</w:t>
      </w:r>
    </w:p>
    <w:p w14:paraId="64E4B42D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addi $fp,$sp,0 #new frame pointer point to the top (2)</w:t>
      </w:r>
    </w:p>
    <w:p w14:paraId="34E1198F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addi $sp,$sp,-8 #adjust stack pointer (3)</w:t>
      </w:r>
    </w:p>
    <w:p w14:paraId="3A9E5C6A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sw $ra,0($sp) #save return address (4)</w:t>
      </w:r>
    </w:p>
    <w:p w14:paraId="684C23B3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li $a0,3 #load test input N</w:t>
      </w:r>
    </w:p>
    <w:p w14:paraId="4C027806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jal FACT #call fact procedure</w:t>
      </w:r>
    </w:p>
    <w:p w14:paraId="15C34A89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nop</w:t>
      </w:r>
    </w:p>
    <w:p w14:paraId="000F20C5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lw $ra,0($sp) #restore return address (5)</w:t>
      </w:r>
    </w:p>
    <w:p w14:paraId="5F68E57B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addi $sp,$fp,0 #return stack pointer (6)</w:t>
      </w:r>
    </w:p>
    <w:p w14:paraId="56387733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lw $fp,-4($sp) #return frame pointer (7)</w:t>
      </w:r>
    </w:p>
    <w:p w14:paraId="4F41CCFF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jr $ra</w:t>
      </w:r>
    </w:p>
    <w:p w14:paraId="2A623AF0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wrap_end:</w:t>
      </w:r>
    </w:p>
    <w:p w14:paraId="157BDD09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#---------------------------------------------------------------------</w:t>
      </w:r>
    </w:p>
    <w:p w14:paraId="4BDB5F8F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#Procedure FACT: compute N!</w:t>
      </w:r>
    </w:p>
    <w:p w14:paraId="39EDE11E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#param[in] $a0 integer N</w:t>
      </w:r>
    </w:p>
    <w:p w14:paraId="75E21283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#return $v0 the largest value</w:t>
      </w:r>
    </w:p>
    <w:p w14:paraId="7CED2AE4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#---------------------------------------------------------------------</w:t>
      </w:r>
    </w:p>
    <w:p w14:paraId="31935E0C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FACT: sw $fp,-4($sp) #save frame pointer</w:t>
      </w:r>
    </w:p>
    <w:p w14:paraId="7D8BB784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addi $fp,$sp,0 #new frame pointer point to stack’s top</w:t>
      </w:r>
    </w:p>
    <w:p w14:paraId="740C35E4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addi $sp,$sp,-12 #allocate space for $fp,$ra,$a0 in stack</w:t>
      </w:r>
    </w:p>
    <w:p w14:paraId="137C5E3F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sw $ra,4($sp) #save return address</w:t>
      </w:r>
    </w:p>
    <w:p w14:paraId="25385873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sw $a0,0($sp) #save $a0 register</w:t>
      </w:r>
    </w:p>
    <w:p w14:paraId="7DA60B24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slti $t0,$a0,2 #if input argument N &lt; 2</w:t>
      </w:r>
    </w:p>
    <w:p w14:paraId="66065C56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beq $t0,$zero,recursive#if it is false ((a0 = N) &gt;=2)</w:t>
      </w:r>
    </w:p>
    <w:p w14:paraId="1D113D9D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nop</w:t>
      </w:r>
    </w:p>
    <w:p w14:paraId="397578DE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li $v0,1 #return the result N!=1</w:t>
      </w:r>
    </w:p>
    <w:p w14:paraId="6AAAA567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lastRenderedPageBreak/>
        <w:t>j done</w:t>
      </w:r>
    </w:p>
    <w:p w14:paraId="2F984892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nop</w:t>
      </w:r>
    </w:p>
    <w:p w14:paraId="0024CEF4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recursive:</w:t>
      </w:r>
    </w:p>
    <w:p w14:paraId="1F2405D0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addi $a0,$a0,-1 #adjust input argument</w:t>
      </w:r>
    </w:p>
    <w:p w14:paraId="43FFC59E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jal FACT #recursive call</w:t>
      </w:r>
    </w:p>
    <w:p w14:paraId="464D2A72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nop</w:t>
      </w:r>
    </w:p>
    <w:p w14:paraId="19622E69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lw $v1,0($sp) #load a0</w:t>
      </w:r>
    </w:p>
    <w:p w14:paraId="669B2133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mult $v1,$v0 #compute the result</w:t>
      </w:r>
    </w:p>
    <w:p w14:paraId="68557E10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mflo $v0</w:t>
      </w:r>
    </w:p>
    <w:p w14:paraId="32D2122A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done: lw $ra,4($sp) #restore return address</w:t>
      </w:r>
    </w:p>
    <w:p w14:paraId="400FB3BE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lw $a0,0($sp) #restore a0</w:t>
      </w:r>
    </w:p>
    <w:p w14:paraId="356F5BBD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addi $sp,$fp,0 #restore stack pointer</w:t>
      </w:r>
    </w:p>
    <w:p w14:paraId="0C1F21BA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lw $fp,-4($sp) #restore frame pointer</w:t>
      </w:r>
    </w:p>
    <w:p w14:paraId="215D9BAA" w14:textId="77777777" w:rsidR="004028BA" w:rsidRP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jr $ra #jump to calling</w:t>
      </w:r>
    </w:p>
    <w:p w14:paraId="72F77C89" w14:textId="1F2979FD" w:rsidR="004028BA" w:rsidRDefault="004028B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4028BA">
        <w:rPr>
          <w:rStyle w:val="fontstyle01"/>
          <w:rFonts w:ascii="Times New Roman" w:hAnsi="Times New Roman" w:cs="Times New Roman"/>
          <w:b w:val="0"/>
          <w:bCs w:val="0"/>
          <w:color w:val="auto"/>
        </w:rPr>
        <w:t>fact_end:</w:t>
      </w:r>
    </w:p>
    <w:p w14:paraId="489F9CFB" w14:textId="0DE1A9E4" w:rsidR="00D708CA" w:rsidRDefault="00D708CA" w:rsidP="004028BA">
      <w:pPr>
        <w:rPr>
          <w:rStyle w:val="fontstyle01"/>
          <w:rFonts w:ascii="Times New Roman" w:hAnsi="Times New Roman" w:cs="Times New Roman"/>
          <w:color w:val="auto"/>
        </w:rPr>
      </w:pPr>
      <w:r w:rsidRPr="00D708CA">
        <w:rPr>
          <w:rStyle w:val="fontstyle01"/>
          <w:rFonts w:ascii="Times New Roman" w:hAnsi="Times New Roman" w:cs="Times New Roman"/>
          <w:color w:val="auto"/>
        </w:rPr>
        <w:t>Kết quả:</w:t>
      </w:r>
    </w:p>
    <w:p w14:paraId="08D7296A" w14:textId="07AE47A7" w:rsidR="00D708CA" w:rsidRDefault="00D708C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</w:rPr>
        <w:t xml:space="preserve">Với </w:t>
      </w:r>
      <w:r w:rsidR="007B687F">
        <w:rPr>
          <w:rStyle w:val="fontstyle01"/>
          <w:rFonts w:ascii="Times New Roman" w:hAnsi="Times New Roman" w:cs="Times New Roman"/>
          <w:b w:val="0"/>
          <w:bCs w:val="0"/>
          <w:color w:val="auto"/>
        </w:rPr>
        <w:t xml:space="preserve">n=3 =&gt; kết quả </w:t>
      </w:r>
      <w:r w:rsidR="007E2BCE">
        <w:rPr>
          <w:rStyle w:val="fontstyle01"/>
          <w:rFonts w:ascii="Times New Roman" w:hAnsi="Times New Roman" w:cs="Times New Roman"/>
          <w:b w:val="0"/>
          <w:bCs w:val="0"/>
          <w:color w:val="auto"/>
        </w:rPr>
        <w:t>được 6</w:t>
      </w:r>
    </w:p>
    <w:p w14:paraId="3C954EC3" w14:textId="7F35274D" w:rsidR="007E2BCE" w:rsidRPr="00D708CA" w:rsidRDefault="00B2501F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  <w:r w:rsidRPr="00B2501F">
        <w:rPr>
          <w:rStyle w:val="fontstyle01"/>
          <w:rFonts w:ascii="Times New Roman" w:hAnsi="Times New Roman" w:cs="Times New Roman"/>
          <w:b w:val="0"/>
          <w:bCs w:val="0"/>
          <w:color w:val="auto"/>
        </w:rPr>
        <w:drawing>
          <wp:inline distT="0" distB="0" distL="0" distR="0" wp14:anchorId="3531A631" wp14:editId="579261D7">
            <wp:extent cx="5971540" cy="2652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2925"/>
      </w:tblGrid>
      <w:tr w:rsidR="00D708CA" w:rsidRPr="00D708CA" w14:paraId="19539D7B" w14:textId="77777777" w:rsidTr="00D708C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CC826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0x7fffeff8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72D5A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>$fp = 0x00000000</w:t>
            </w:r>
          </w:p>
        </w:tc>
      </w:tr>
      <w:tr w:rsidR="00D708CA" w:rsidRPr="00D708CA" w14:paraId="35063069" w14:textId="77777777" w:rsidTr="00D708C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D2B9C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0x7fffeff4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ED4CA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>$ra = 0x00400004</w:t>
            </w:r>
          </w:p>
        </w:tc>
      </w:tr>
      <w:tr w:rsidR="00D708CA" w:rsidRPr="00D708CA" w14:paraId="23429767" w14:textId="77777777" w:rsidTr="00D708C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BFC9E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0x7fffeff0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71663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>$fp = 0x7fffeffc</w:t>
            </w:r>
          </w:p>
        </w:tc>
      </w:tr>
      <w:tr w:rsidR="00D708CA" w:rsidRPr="00D708CA" w14:paraId="2CEBE3FF" w14:textId="77777777" w:rsidTr="00D708C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7102D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 xml:space="preserve">0x7fffefec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46C4F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>$ra = 0x00400038</w:t>
            </w:r>
          </w:p>
        </w:tc>
      </w:tr>
      <w:tr w:rsidR="00D708CA" w:rsidRPr="00D708CA" w14:paraId="7D56F340" w14:textId="77777777" w:rsidTr="00D708C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68A8C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0x7fffefe8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DFFB0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>$a0 = 0x00000003</w:t>
            </w:r>
          </w:p>
        </w:tc>
      </w:tr>
      <w:tr w:rsidR="00D708CA" w:rsidRPr="00D708CA" w14:paraId="4ED3C00F" w14:textId="77777777" w:rsidTr="00D708C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EE92C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0x7fffefe4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3E778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>$fp = 0x7fffeff4</w:t>
            </w:r>
          </w:p>
        </w:tc>
      </w:tr>
      <w:tr w:rsidR="00D708CA" w:rsidRPr="00D708CA" w14:paraId="0DA624C2" w14:textId="77777777" w:rsidTr="00D708C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BD4A5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0x7fffefe0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98593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>$ra = 0x00400080</w:t>
            </w:r>
          </w:p>
        </w:tc>
      </w:tr>
      <w:tr w:rsidR="00D708CA" w:rsidRPr="00D708CA" w14:paraId="711E424F" w14:textId="77777777" w:rsidTr="00D708C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CDD7A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0x7fffefdc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9513B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>$a0 = 0x00000002</w:t>
            </w:r>
          </w:p>
        </w:tc>
      </w:tr>
      <w:tr w:rsidR="00D708CA" w:rsidRPr="00D708CA" w14:paraId="0182145F" w14:textId="77777777" w:rsidTr="00D708C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2D6E6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0x7fffefd8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AF553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>$fp = 0x7fffefe4</w:t>
            </w:r>
          </w:p>
        </w:tc>
      </w:tr>
      <w:tr w:rsidR="00D708CA" w:rsidRPr="00D708CA" w14:paraId="7B58CA48" w14:textId="77777777" w:rsidTr="00D708C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44239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0x7fffefd4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D6A04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>$ra = 0x00400080</w:t>
            </w:r>
          </w:p>
        </w:tc>
      </w:tr>
      <w:tr w:rsidR="00D708CA" w:rsidRPr="00D708CA" w14:paraId="0A41C9AE" w14:textId="77777777" w:rsidTr="00D708C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51A27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0x7fffefd0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91686" w14:textId="77777777" w:rsidR="00D708CA" w:rsidRPr="00D708CA" w:rsidRDefault="00D708CA" w:rsidP="00D708CA">
            <w:pPr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  <w:r w:rsidRPr="00D708CA">
              <w:rPr>
                <w:rFonts w:ascii="CIDFont+F1" w:eastAsia="Times New Roman" w:hAnsi="CIDFont+F1" w:cs="Times New Roman"/>
                <w:color w:val="000000"/>
                <w:kern w:val="0"/>
                <w:sz w:val="26"/>
                <w:szCs w:val="26"/>
                <w14:ligatures w14:val="none"/>
              </w:rPr>
              <w:t>$a0 = 0x00000001</w:t>
            </w:r>
          </w:p>
        </w:tc>
      </w:tr>
    </w:tbl>
    <w:p w14:paraId="0805AD80" w14:textId="77777777" w:rsidR="00D708CA" w:rsidRPr="00D708CA" w:rsidRDefault="00D708CA" w:rsidP="004028BA">
      <w:pPr>
        <w:rPr>
          <w:rStyle w:val="fontstyle01"/>
          <w:rFonts w:ascii="Times New Roman" w:hAnsi="Times New Roman" w:cs="Times New Roman"/>
          <w:b w:val="0"/>
          <w:bCs w:val="0"/>
          <w:color w:val="auto"/>
        </w:rPr>
      </w:pPr>
    </w:p>
    <w:p w14:paraId="0C2F405B" w14:textId="6CC59524" w:rsidR="00791DF2" w:rsidRPr="004028BA" w:rsidRDefault="00791DF2">
      <w:pPr>
        <w:rPr>
          <w:rStyle w:val="fontstyle01"/>
          <w:rFonts w:ascii="Times New Roman" w:hAnsi="Times New Roman" w:cs="Times New Roman"/>
          <w:b w:val="0"/>
          <w:bCs w:val="0"/>
          <w:color w:val="auto"/>
          <w:sz w:val="30"/>
          <w:szCs w:val="30"/>
        </w:rPr>
      </w:pPr>
      <w:r w:rsidRPr="004028BA">
        <w:rPr>
          <w:rStyle w:val="fontstyle01"/>
          <w:rFonts w:ascii="Times New Roman" w:hAnsi="Times New Roman" w:cs="Times New Roman"/>
          <w:sz w:val="30"/>
          <w:szCs w:val="30"/>
        </w:rPr>
        <w:t>Assignment 5</w:t>
      </w:r>
    </w:p>
    <w:p w14:paraId="592B7CBD" w14:textId="054A9718" w:rsidR="00C6025D" w:rsidRDefault="00F96D61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Code:</w:t>
      </w:r>
    </w:p>
    <w:p w14:paraId="4B1AA3F5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>.data</w:t>
      </w:r>
    </w:p>
    <w:p w14:paraId="5810CAC4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# Initialize the list of 8 elements </w:t>
      </w:r>
    </w:p>
    <w:p w14:paraId="173F961A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elements:  .word 5, 69, -33, 6, 12, 8, 45, 7</w:t>
      </w:r>
    </w:p>
    <w:p w14:paraId="7D6E0F33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</w:t>
      </w:r>
    </w:p>
    <w:p w14:paraId="024A1ABB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>.text</w:t>
      </w:r>
    </w:p>
    <w:p w14:paraId="6FF02D81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>main:</w:t>
      </w:r>
    </w:p>
    <w:p w14:paraId="6C0EA932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# Initialize variables</w:t>
      </w:r>
    </w:p>
    <w:p w14:paraId="097DD356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li $t0, -2147483648   # Largest value (minimum possible value)</w:t>
      </w:r>
    </w:p>
    <w:p w14:paraId="3B213A92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li $t1, 2147483647    # Smallest value (maximum possible value)</w:t>
      </w:r>
    </w:p>
    <w:p w14:paraId="04D0D2F4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li $t2, 0             # Index of largest value</w:t>
      </w:r>
    </w:p>
    <w:p w14:paraId="5A397AEF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li $t3, 0             # Index of smallest value</w:t>
      </w:r>
    </w:p>
    <w:p w14:paraId="6A2E07AD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</w:t>
      </w:r>
    </w:p>
    <w:p w14:paraId="02E9646C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# Loop through the list of elements</w:t>
      </w:r>
    </w:p>
    <w:p w14:paraId="4EBE3E47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li $t4, 0            # Initialize loop counter</w:t>
      </w:r>
    </w:p>
    <w:p w14:paraId="736808BA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la $a3,elements      # Pointer to the head of the list</w:t>
      </w:r>
    </w:p>
    <w:p w14:paraId="7923BDBB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>loop:</w:t>
      </w:r>
    </w:p>
    <w:p w14:paraId="6B329A01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beq $t4, 8, done      # Exit loop when all elements processed</w:t>
      </w:r>
    </w:p>
    <w:p w14:paraId="0F4B07EF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</w:t>
      </w:r>
    </w:p>
    <w:p w14:paraId="4C7C2122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# Load the current element from the list</w:t>
      </w:r>
    </w:p>
    <w:p w14:paraId="510FEFDD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lw $t5, 0($a3)</w:t>
      </w:r>
    </w:p>
    <w:p w14:paraId="6B71DB4E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lastRenderedPageBreak/>
        <w:t xml:space="preserve"> </w:t>
      </w:r>
    </w:p>
    <w:p w14:paraId="09F7405E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# Compare with largest value</w:t>
      </w:r>
    </w:p>
    <w:p w14:paraId="6D6D0188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bgt $t5, $t0, update_largest</w:t>
      </w:r>
    </w:p>
    <w:p w14:paraId="09E09EC5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j compare_smallest</w:t>
      </w:r>
    </w:p>
    <w:p w14:paraId="09378F76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</w:t>
      </w:r>
    </w:p>
    <w:p w14:paraId="33875592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>update_largest:</w:t>
      </w:r>
    </w:p>
    <w:p w14:paraId="69EA8240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move $t0, $t5         # Update largest value</w:t>
      </w:r>
    </w:p>
    <w:p w14:paraId="6493C4A3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move $t2, $t4         # Update index of largest value</w:t>
      </w:r>
    </w:p>
    <w:p w14:paraId="13EB96EE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j compare_smallest</w:t>
      </w:r>
    </w:p>
    <w:p w14:paraId="5009E9A6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</w:t>
      </w:r>
    </w:p>
    <w:p w14:paraId="27556032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>compare_smallest:</w:t>
      </w:r>
    </w:p>
    <w:p w14:paraId="11581E4E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blt $t5, $t1, update_smallest</w:t>
      </w:r>
    </w:p>
    <w:p w14:paraId="7C8F5C64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addi $t4, $t4, 1</w:t>
      </w:r>
    </w:p>
    <w:p w14:paraId="22D8622A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addi $a3, $a3, +4</w:t>
      </w:r>
    </w:p>
    <w:p w14:paraId="623AA638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j loop</w:t>
      </w:r>
    </w:p>
    <w:p w14:paraId="7F079EB0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</w:t>
      </w:r>
    </w:p>
    <w:p w14:paraId="625FB8CD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>update_smallest:</w:t>
      </w:r>
    </w:p>
    <w:p w14:paraId="0D417BD9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move $t1, $t5         # Update smallest value</w:t>
      </w:r>
    </w:p>
    <w:p w14:paraId="2438F279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move $t3, $t4         # Update index of smallest value</w:t>
      </w:r>
    </w:p>
    <w:p w14:paraId="37BAE01A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</w:t>
      </w:r>
    </w:p>
    <w:p w14:paraId="17341E9D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# Increment loop counter</w:t>
      </w:r>
    </w:p>
    <w:p w14:paraId="4587265B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addi $t4, $t4, 1</w:t>
      </w:r>
    </w:p>
    <w:p w14:paraId="6CD7492C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# Update pointer</w:t>
      </w:r>
    </w:p>
    <w:p w14:paraId="1A1F0E34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addi $a3, $a3, +4</w:t>
      </w:r>
    </w:p>
    <w:p w14:paraId="3470A60D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j loop</w:t>
      </w:r>
    </w:p>
    <w:p w14:paraId="609F0D4C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</w:t>
      </w:r>
    </w:p>
    <w:p w14:paraId="50CE0EE0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>done:</w:t>
      </w:r>
    </w:p>
    <w:p w14:paraId="0C1D814B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li $v0, 4</w:t>
      </w:r>
    </w:p>
    <w:p w14:paraId="62F5CC85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lastRenderedPageBreak/>
        <w:t xml:space="preserve">   la $a0, largest_str</w:t>
      </w:r>
    </w:p>
    <w:p w14:paraId="0AB405F4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syscall</w:t>
      </w:r>
    </w:p>
    <w:p w14:paraId="375509E1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</w:t>
      </w:r>
    </w:p>
    <w:p w14:paraId="5468C4F8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li $v0, 1</w:t>
      </w:r>
    </w:p>
    <w:p w14:paraId="52593BD4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move $a0, $t0         # Largest value</w:t>
      </w:r>
    </w:p>
    <w:p w14:paraId="445916C5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syscall</w:t>
      </w:r>
    </w:p>
    <w:p w14:paraId="28CB6CD8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</w:t>
      </w:r>
    </w:p>
    <w:p w14:paraId="1F1B55D0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li $v0, 4</w:t>
      </w:r>
    </w:p>
    <w:p w14:paraId="76B7E101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la $a0, comma</w:t>
      </w:r>
    </w:p>
    <w:p w14:paraId="073FD868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syscall</w:t>
      </w:r>
    </w:p>
    <w:p w14:paraId="375DB6C5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</w:t>
      </w:r>
    </w:p>
    <w:p w14:paraId="213964C2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li $v0, 1</w:t>
      </w:r>
    </w:p>
    <w:p w14:paraId="31DB1B01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move $a0, $t2         # Index of largest value</w:t>
      </w:r>
    </w:p>
    <w:p w14:paraId="3DA7B581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syscall</w:t>
      </w:r>
    </w:p>
    <w:p w14:paraId="65EADBEB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</w:t>
      </w:r>
    </w:p>
    <w:p w14:paraId="7E03C033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li $v0, 4</w:t>
      </w:r>
    </w:p>
    <w:p w14:paraId="70F17210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la $a0, newline</w:t>
      </w:r>
    </w:p>
    <w:p w14:paraId="79B1D4A8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syscall</w:t>
      </w:r>
    </w:p>
    <w:p w14:paraId="3638332F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</w:t>
      </w:r>
    </w:p>
    <w:p w14:paraId="2510592F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li $v0, 4</w:t>
      </w:r>
    </w:p>
    <w:p w14:paraId="7F3A2202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la $a0, smallest_str</w:t>
      </w:r>
    </w:p>
    <w:p w14:paraId="7437A0EF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syscall</w:t>
      </w:r>
    </w:p>
    <w:p w14:paraId="1525D48F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</w:t>
      </w:r>
    </w:p>
    <w:p w14:paraId="67581C6E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li $v0, 1</w:t>
      </w:r>
    </w:p>
    <w:p w14:paraId="3A47A7CA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move $a0, $t1         # Smallest value</w:t>
      </w:r>
    </w:p>
    <w:p w14:paraId="69FCC593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syscall</w:t>
      </w:r>
    </w:p>
    <w:p w14:paraId="21348666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</w:t>
      </w:r>
    </w:p>
    <w:p w14:paraId="7714C367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li $v0, 4</w:t>
      </w:r>
    </w:p>
    <w:p w14:paraId="72994A24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lastRenderedPageBreak/>
        <w:t xml:space="preserve">   la $a0, comma</w:t>
      </w:r>
    </w:p>
    <w:p w14:paraId="7DBE2D80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syscall</w:t>
      </w:r>
    </w:p>
    <w:p w14:paraId="03E49365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</w:t>
      </w:r>
    </w:p>
    <w:p w14:paraId="72F741F6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li $v0, 1</w:t>
      </w:r>
    </w:p>
    <w:p w14:paraId="12AA6405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move $a0, $t3         # Index of smallest value</w:t>
      </w:r>
    </w:p>
    <w:p w14:paraId="2DCBCBCA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syscall</w:t>
      </w:r>
    </w:p>
    <w:p w14:paraId="7E55D228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</w:t>
      </w:r>
    </w:p>
    <w:p w14:paraId="3D6C3733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# Exit program</w:t>
      </w:r>
    </w:p>
    <w:p w14:paraId="7B8E844D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li $v0, 10</w:t>
      </w:r>
    </w:p>
    <w:p w14:paraId="257689F1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  syscall</w:t>
      </w:r>
    </w:p>
    <w:p w14:paraId="4F96A1B7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 xml:space="preserve"> </w:t>
      </w:r>
    </w:p>
    <w:p w14:paraId="60C6C80A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>.data</w:t>
      </w:r>
    </w:p>
    <w:p w14:paraId="44F50A50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>newline:    .asciiz "\n"</w:t>
      </w:r>
    </w:p>
    <w:p w14:paraId="0799815F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>largest_str: .asciiz "Largest: "</w:t>
      </w:r>
    </w:p>
    <w:p w14:paraId="2704D8FA" w14:textId="77777777" w:rsidR="00F96D61" w:rsidRP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>smallest_str: .asciiz "Smallest: "</w:t>
      </w:r>
    </w:p>
    <w:p w14:paraId="3C4B06BC" w14:textId="0004C2E5" w:rsidR="00F96D61" w:rsidRDefault="00F96D61" w:rsidP="00F96D61">
      <w:pPr>
        <w:rPr>
          <w:rFonts w:cs="Times New Roman"/>
          <w:sz w:val="26"/>
          <w:szCs w:val="26"/>
        </w:rPr>
      </w:pPr>
      <w:r w:rsidRPr="00F96D61">
        <w:rPr>
          <w:rFonts w:cs="Times New Roman"/>
          <w:sz w:val="26"/>
          <w:szCs w:val="26"/>
        </w:rPr>
        <w:t>comma: .asciiz ", "</w:t>
      </w:r>
    </w:p>
    <w:p w14:paraId="4AD4609F" w14:textId="77777777" w:rsidR="00A75D91" w:rsidRDefault="00A75D91" w:rsidP="00F96D61">
      <w:pPr>
        <w:rPr>
          <w:rFonts w:cs="Times New Roman"/>
          <w:sz w:val="26"/>
          <w:szCs w:val="26"/>
        </w:rPr>
      </w:pPr>
    </w:p>
    <w:p w14:paraId="16005065" w14:textId="03E8DFF6" w:rsidR="00A75D91" w:rsidRDefault="00A75D91" w:rsidP="00F96D61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Kết quả:</w:t>
      </w:r>
    </w:p>
    <w:p w14:paraId="34C6D123" w14:textId="0AAED3F1" w:rsidR="00A75D91" w:rsidRPr="004028BA" w:rsidRDefault="00A75D91" w:rsidP="00F96D61">
      <w:pPr>
        <w:rPr>
          <w:rFonts w:cs="Times New Roman"/>
          <w:sz w:val="26"/>
          <w:szCs w:val="26"/>
        </w:rPr>
      </w:pPr>
      <w:r w:rsidRPr="00A75D91">
        <w:rPr>
          <w:rFonts w:cs="Times New Roman"/>
          <w:sz w:val="26"/>
          <w:szCs w:val="26"/>
        </w:rPr>
        <w:drawing>
          <wp:inline distT="0" distB="0" distL="0" distR="0" wp14:anchorId="70057494" wp14:editId="438F6A70">
            <wp:extent cx="5971540" cy="7359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5D91" w:rsidRPr="004028BA" w:rsidSect="006F23EF">
      <w:pgSz w:w="12240" w:h="15840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IDFont+F2">
    <w:altName w:val="Cambria"/>
    <w:panose1 w:val="00000000000000000000"/>
    <w:charset w:val="00"/>
    <w:family w:val="roman"/>
    <w:notTrueType/>
    <w:pitch w:val="default"/>
  </w:font>
  <w:font w:name="CIDFont+F8">
    <w:altName w:val="Cambria"/>
    <w:panose1 w:val="00000000000000000000"/>
    <w:charset w:val="00"/>
    <w:family w:val="roman"/>
    <w:notTrueType/>
    <w:pitch w:val="default"/>
  </w:font>
  <w:font w:name="CIDFont+F4">
    <w:altName w:val="Cambria"/>
    <w:panose1 w:val="00000000000000000000"/>
    <w:charset w:val="00"/>
    <w:family w:val="roman"/>
    <w:notTrueType/>
    <w:pitch w:val="default"/>
  </w:font>
  <w:font w:name="CIDFont+F1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043"/>
    <w:rsid w:val="000B2B7A"/>
    <w:rsid w:val="001C70F3"/>
    <w:rsid w:val="004028BA"/>
    <w:rsid w:val="004454AE"/>
    <w:rsid w:val="004D7778"/>
    <w:rsid w:val="00561F47"/>
    <w:rsid w:val="005F40E0"/>
    <w:rsid w:val="005F4D09"/>
    <w:rsid w:val="0061469D"/>
    <w:rsid w:val="006F23EF"/>
    <w:rsid w:val="00791DF2"/>
    <w:rsid w:val="007B687F"/>
    <w:rsid w:val="007E2BCE"/>
    <w:rsid w:val="008C599A"/>
    <w:rsid w:val="008D49D6"/>
    <w:rsid w:val="0094122D"/>
    <w:rsid w:val="009C3DED"/>
    <w:rsid w:val="00A75D91"/>
    <w:rsid w:val="00AB6CD5"/>
    <w:rsid w:val="00B2501F"/>
    <w:rsid w:val="00C6025D"/>
    <w:rsid w:val="00CA2043"/>
    <w:rsid w:val="00D63172"/>
    <w:rsid w:val="00D708CA"/>
    <w:rsid w:val="00D941E0"/>
    <w:rsid w:val="00DC10F8"/>
    <w:rsid w:val="00DC113A"/>
    <w:rsid w:val="00DC1DE9"/>
    <w:rsid w:val="00E12173"/>
    <w:rsid w:val="00E8391E"/>
    <w:rsid w:val="00EB5AB5"/>
    <w:rsid w:val="00F20FE2"/>
    <w:rsid w:val="00F345D1"/>
    <w:rsid w:val="00F96D61"/>
    <w:rsid w:val="00FE1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B021A"/>
  <w15:chartTrackingRefBased/>
  <w15:docId w15:val="{3F00637A-EC7D-4267-9BD7-6032CEE67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043"/>
    <w:pPr>
      <w:spacing w:line="254" w:lineRule="auto"/>
    </w:pPr>
    <w:rPr>
      <w:rFonts w:ascii="Times New Roman" w:hAnsi="Times New Roman"/>
      <w:kern w:val="2"/>
      <w:sz w:val="28"/>
      <w14:ligatures w14:val="standardContextua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23EF"/>
    <w:pPr>
      <w:keepNext/>
      <w:keepLines/>
      <w:spacing w:before="240" w:after="0" w:line="324" w:lineRule="auto"/>
      <w:contextualSpacing/>
      <w:outlineLvl w:val="0"/>
    </w:pPr>
    <w:rPr>
      <w:rFonts w:eastAsiaTheme="majorEastAsia" w:cstheme="majorBidi"/>
      <w:b/>
      <w:kern w:val="0"/>
      <w:sz w:val="26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F23EF"/>
    <w:pPr>
      <w:keepNext/>
      <w:keepLines/>
      <w:spacing w:before="240" w:after="0" w:line="324" w:lineRule="auto"/>
      <w:contextualSpacing/>
      <w:outlineLvl w:val="1"/>
    </w:pPr>
    <w:rPr>
      <w:rFonts w:eastAsiaTheme="majorEastAsia" w:cstheme="majorBidi"/>
      <w:b/>
      <w:kern w:val="0"/>
      <w:sz w:val="26"/>
      <w:szCs w:val="26"/>
      <w14:ligatures w14:val="non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23EF"/>
    <w:pPr>
      <w:keepNext/>
      <w:keepLines/>
      <w:spacing w:before="120" w:after="0" w:line="324" w:lineRule="auto"/>
      <w:outlineLvl w:val="2"/>
    </w:pPr>
    <w:rPr>
      <w:rFonts w:eastAsiaTheme="majorEastAsia" w:cstheme="majorBidi"/>
      <w:b/>
      <w:i/>
      <w:kern w:val="0"/>
      <w:sz w:val="26"/>
      <w:szCs w:val="24"/>
      <w14:ligatures w14:val="none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F23EF"/>
    <w:pPr>
      <w:keepNext/>
      <w:keepLines/>
      <w:spacing w:before="120" w:after="0" w:line="324" w:lineRule="auto"/>
      <w:outlineLvl w:val="3"/>
    </w:pPr>
    <w:rPr>
      <w:rFonts w:eastAsiaTheme="majorEastAsia" w:cstheme="majorBidi"/>
      <w:i/>
      <w:iCs/>
      <w:kern w:val="0"/>
      <w:sz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3E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3EF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23EF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F23EF"/>
    <w:rPr>
      <w:rFonts w:ascii="Times New Roman" w:eastAsiaTheme="majorEastAsia" w:hAnsi="Times New Roman" w:cstheme="majorBidi"/>
      <w:i/>
      <w:iCs/>
      <w:sz w:val="26"/>
    </w:rPr>
  </w:style>
  <w:style w:type="character" w:customStyle="1" w:styleId="fontstyle01">
    <w:name w:val="fontstyle01"/>
    <w:basedOn w:val="DefaultParagraphFont"/>
    <w:rsid w:val="004454AE"/>
    <w:rPr>
      <w:rFonts w:ascii="CIDFont+F2" w:hAnsi="CIDFont+F2" w:hint="default"/>
      <w:b/>
      <w:bCs/>
      <w:i w:val="0"/>
      <w:iCs w:val="0"/>
      <w:color w:val="1F497D"/>
      <w:sz w:val="26"/>
      <w:szCs w:val="26"/>
    </w:rPr>
  </w:style>
  <w:style w:type="character" w:customStyle="1" w:styleId="fontstyle21">
    <w:name w:val="fontstyle21"/>
    <w:basedOn w:val="DefaultParagraphFont"/>
    <w:rsid w:val="00D941E0"/>
    <w:rPr>
      <w:rFonts w:ascii="CIDFont+F8" w:hAnsi="CIDFont+F8" w:hint="default"/>
      <w:b/>
      <w:bCs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94122D"/>
    <w:rPr>
      <w:rFonts w:ascii="CIDFont+F4" w:hAnsi="CIDFont+F4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E12173"/>
    <w:rPr>
      <w:rFonts w:ascii="CIDFont+F4" w:hAnsi="CIDFont+F4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0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../customXml/item2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7DDDDD853C604EAB8987F10F092850" ma:contentTypeVersion="14" ma:contentTypeDescription="Create a new document." ma:contentTypeScope="" ma:versionID="6f4de8ac9130e91bb52d474bccc2feae">
  <xsd:schema xmlns:xsd="http://www.w3.org/2001/XMLSchema" xmlns:xs="http://www.w3.org/2001/XMLSchema" xmlns:p="http://schemas.microsoft.com/office/2006/metadata/properties" xmlns:ns2="b2d53b23-f41c-40f3-83ae-1c979ef99b51" xmlns:ns3="fb96db37-c84d-4af3-bd55-080f1e5e34d1" targetNamespace="http://schemas.microsoft.com/office/2006/metadata/properties" ma:root="true" ma:fieldsID="d18a4f73152567145185700dc2f53f97" ns2:_="" ns3:_="">
    <xsd:import namespace="b2d53b23-f41c-40f3-83ae-1c979ef99b51"/>
    <xsd:import namespace="fb96db37-c84d-4af3-bd55-080f1e5e34d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d53b23-f41c-40f3-83ae-1c979ef99b5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96db37-c84d-4af3-bd55-080f1e5e34d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3581cea7-e217-4190-9a53-e665e6ae6268}" ma:internalName="TaxCatchAll" ma:showField="CatchAllData" ma:web="fb96db37-c84d-4af3-bd55-080f1e5e34d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2d53b23-f41c-40f3-83ae-1c979ef99b51">
      <Terms xmlns="http://schemas.microsoft.com/office/infopath/2007/PartnerControls"/>
    </lcf76f155ced4ddcb4097134ff3c332f>
    <ReferenceId xmlns="b2d53b23-f41c-40f3-83ae-1c979ef99b51" xsi:nil="true"/>
    <TaxCatchAll xmlns="fb96db37-c84d-4af3-bd55-080f1e5e34d1" xsi:nil="true"/>
  </documentManagement>
</p:properties>
</file>

<file path=customXml/itemProps1.xml><?xml version="1.0" encoding="utf-8"?>
<ds:datastoreItem xmlns:ds="http://schemas.openxmlformats.org/officeDocument/2006/customXml" ds:itemID="{57CE98E4-54AE-49A4-86D3-5E8731973DE9}"/>
</file>

<file path=customXml/itemProps2.xml><?xml version="1.0" encoding="utf-8"?>
<ds:datastoreItem xmlns:ds="http://schemas.openxmlformats.org/officeDocument/2006/customXml" ds:itemID="{A9EF646E-2819-4F9D-A3ED-A9E313446824}"/>
</file>

<file path=customXml/itemProps3.xml><?xml version="1.0" encoding="utf-8"?>
<ds:datastoreItem xmlns:ds="http://schemas.openxmlformats.org/officeDocument/2006/customXml" ds:itemID="{9D776CC5-5238-45B4-A860-BD9F9F12CBD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1080</Words>
  <Characters>6157</Characters>
  <Application>Microsoft Office Word</Application>
  <DocSecurity>0</DocSecurity>
  <Lines>51</Lines>
  <Paragraphs>14</Paragraphs>
  <ScaleCrop>false</ScaleCrop>
  <Company/>
  <LinksUpToDate>false</LinksUpToDate>
  <CharactersWithSpaces>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Hong Phuc 20225659</dc:creator>
  <cp:keywords/>
  <dc:description/>
  <cp:lastModifiedBy>Nguyen Hong Phuc 20225659</cp:lastModifiedBy>
  <cp:revision>33</cp:revision>
  <dcterms:created xsi:type="dcterms:W3CDTF">2024-04-02T17:00:00Z</dcterms:created>
  <dcterms:modified xsi:type="dcterms:W3CDTF">2024-04-03T02:04:00Z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0x010100867DDDDD853C604EAB8987F10F092850</vt:lpwstr>
  </property>
</Properties>
</file>